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80734" w14:textId="77777777" w:rsidR="007F7462" w:rsidRPr="007F7462" w:rsidRDefault="007F7462" w:rsidP="00231FE6">
      <w:pPr>
        <w:ind w:left="708" w:hanging="708"/>
        <w:rPr>
          <w:b/>
          <w:bCs/>
        </w:rPr>
      </w:pPr>
      <w:proofErr w:type="spellStart"/>
      <w:r w:rsidRPr="007F7462">
        <w:rPr>
          <w:b/>
          <w:bCs/>
        </w:rPr>
        <w:t>TrámiteYA</w:t>
      </w:r>
      <w:proofErr w:type="spellEnd"/>
      <w:r w:rsidRPr="007F7462">
        <w:rPr>
          <w:b/>
          <w:bCs/>
        </w:rPr>
        <w:t xml:space="preserve"> - </w:t>
      </w:r>
      <w:proofErr w:type="spellStart"/>
      <w:r w:rsidRPr="007F7462">
        <w:rPr>
          <w:b/>
          <w:bCs/>
        </w:rPr>
        <w:t>Production</w:t>
      </w:r>
      <w:proofErr w:type="spellEnd"/>
      <w:r w:rsidRPr="007F7462">
        <w:rPr>
          <w:b/>
          <w:bCs/>
        </w:rPr>
        <w:t xml:space="preserve"> </w:t>
      </w:r>
      <w:proofErr w:type="spellStart"/>
      <w:r w:rsidRPr="007F7462">
        <w:rPr>
          <w:b/>
          <w:bCs/>
        </w:rPr>
        <w:t>Readiness</w:t>
      </w:r>
      <w:proofErr w:type="spellEnd"/>
      <w:r w:rsidRPr="007F7462">
        <w:rPr>
          <w:b/>
          <w:bCs/>
        </w:rPr>
        <w:t xml:space="preserve"> </w:t>
      </w:r>
      <w:proofErr w:type="spellStart"/>
      <w:r w:rsidRPr="007F7462">
        <w:rPr>
          <w:b/>
          <w:bCs/>
        </w:rPr>
        <w:t>Review</w:t>
      </w:r>
      <w:proofErr w:type="spellEnd"/>
    </w:p>
    <w:p w14:paraId="3DD92098" w14:textId="77777777" w:rsidR="007F7462" w:rsidRPr="007F7462" w:rsidRDefault="007F7462" w:rsidP="007F7462">
      <w:pPr>
        <w:rPr>
          <w:b/>
          <w:bCs/>
        </w:rPr>
      </w:pPr>
      <w:r w:rsidRPr="007F7462">
        <w:rPr>
          <w:b/>
          <w:bCs/>
        </w:rPr>
        <w:t>Estado Actual del MVP</w:t>
      </w:r>
    </w:p>
    <w:p w14:paraId="4DC444BB" w14:textId="77777777" w:rsidR="007F7462" w:rsidRPr="007F7462" w:rsidRDefault="007F7462" w:rsidP="007F7462">
      <w:r w:rsidRPr="007F7462">
        <w:rPr>
          <w:b/>
          <w:bCs/>
        </w:rPr>
        <w:t>Nivel de madurez</w:t>
      </w:r>
      <w:r w:rsidRPr="007F7462">
        <w:t>: Prototipo funcional (MVP Early Stage)</w:t>
      </w:r>
      <w:r w:rsidRPr="007F7462">
        <w:br/>
      </w:r>
      <w:r w:rsidRPr="007F7462">
        <w:rPr>
          <w:b/>
          <w:bCs/>
        </w:rPr>
        <w:t>Riesgo de producción</w:t>
      </w:r>
      <w:r w:rsidRPr="007F7462">
        <w:t xml:space="preserve">: </w:t>
      </w:r>
      <w:r w:rsidRPr="007F7462">
        <w:rPr>
          <w:rFonts w:ascii="Segoe UI Emoji" w:hAnsi="Segoe UI Emoji" w:cs="Segoe UI Emoji"/>
        </w:rPr>
        <w:t>🔴</w:t>
      </w:r>
      <w:r w:rsidRPr="007F7462">
        <w:t> </w:t>
      </w:r>
      <w:r w:rsidRPr="007F7462">
        <w:rPr>
          <w:b/>
          <w:bCs/>
        </w:rPr>
        <w:t>ALTO</w:t>
      </w:r>
      <w:r w:rsidRPr="007F7462">
        <w:t> - Múltiples componentes críticos sin implementar</w:t>
      </w:r>
    </w:p>
    <w:p w14:paraId="7D8D87C8" w14:textId="77777777" w:rsidR="007F7462" w:rsidRPr="007F7462" w:rsidRDefault="00000000" w:rsidP="007F7462">
      <w:r>
        <w:pict w14:anchorId="735AE739">
          <v:rect id="_x0000_i1025" style="width:0;height:1.5pt" o:hralign="center" o:hrstd="t" o:hr="t" fillcolor="#a0a0a0" stroked="f"/>
        </w:pict>
      </w:r>
    </w:p>
    <w:p w14:paraId="399EF94B" w14:textId="77777777" w:rsidR="007F7462" w:rsidRPr="007F7462" w:rsidRDefault="007F7462" w:rsidP="007F7462">
      <w:pPr>
        <w:rPr>
          <w:b/>
          <w:bCs/>
        </w:rPr>
      </w:pPr>
      <w:r w:rsidRPr="007F7462">
        <w:rPr>
          <w:b/>
          <w:bCs/>
        </w:rPr>
        <w:t>1. Gestión de Configuración y Secretos</w:t>
      </w:r>
    </w:p>
    <w:p w14:paraId="22CE92FB" w14:textId="77777777" w:rsidR="007F7462" w:rsidRPr="007F7462" w:rsidRDefault="007F7462" w:rsidP="007F7462">
      <w:pPr>
        <w:rPr>
          <w:b/>
          <w:bCs/>
        </w:rPr>
      </w:pPr>
      <w:r w:rsidRPr="007F7462">
        <w:rPr>
          <w:rFonts w:ascii="Segoe UI Emoji" w:hAnsi="Segoe UI Emoji" w:cs="Segoe UI Emoji"/>
          <w:b/>
          <w:bCs/>
        </w:rPr>
        <w:t>🔴</w:t>
      </w:r>
      <w:r w:rsidRPr="007F7462">
        <w:rPr>
          <w:b/>
          <w:bCs/>
        </w:rPr>
        <w:t xml:space="preserve"> Problemas Críticos Identificados</w:t>
      </w:r>
    </w:p>
    <w:p w14:paraId="69E96DC4" w14:textId="77777777" w:rsidR="007F7462" w:rsidRPr="007F7462" w:rsidRDefault="007F7462" w:rsidP="007F7462">
      <w:pPr>
        <w:rPr>
          <w:b/>
          <w:bCs/>
        </w:rPr>
      </w:pPr>
      <w:r w:rsidRPr="007F7462">
        <w:rPr>
          <w:b/>
          <w:bCs/>
        </w:rPr>
        <w:t xml:space="preserve">1.1 </w:t>
      </w:r>
      <w:proofErr w:type="spellStart"/>
      <w:r w:rsidRPr="007F7462">
        <w:rPr>
          <w:b/>
          <w:bCs/>
        </w:rPr>
        <w:t>Hardcoding</w:t>
      </w:r>
      <w:proofErr w:type="spellEnd"/>
      <w:r w:rsidRPr="007F7462">
        <w:rPr>
          <w:b/>
          <w:bCs/>
        </w:rPr>
        <w:t xml:space="preserve"> de </w:t>
      </w:r>
      <w:proofErr w:type="spellStart"/>
      <w:r w:rsidRPr="007F7462">
        <w:rPr>
          <w:b/>
          <w:bCs/>
        </w:rPr>
        <w:t>URLs</w:t>
      </w:r>
      <w:proofErr w:type="spellEnd"/>
      <w:r w:rsidRPr="007F7462">
        <w:rPr>
          <w:b/>
          <w:bCs/>
        </w:rPr>
        <w:t xml:space="preserve"> Sensibles</w:t>
      </w:r>
    </w:p>
    <w:p w14:paraId="3B24D617" w14:textId="77777777" w:rsidR="007F7462" w:rsidRPr="007F7462" w:rsidRDefault="007F7462" w:rsidP="007F7462">
      <w:r w:rsidRPr="007F7462">
        <w:rPr>
          <w:b/>
          <w:bCs/>
        </w:rPr>
        <w:t>Archivo</w:t>
      </w:r>
      <w:r w:rsidRPr="007F7462">
        <w:t>: </w:t>
      </w:r>
      <w:hyperlink r:id="rId5" w:history="1">
        <w:r w:rsidRPr="007F7462">
          <w:rPr>
            <w:rStyle w:val="Hipervnculo"/>
          </w:rPr>
          <w:t>main.js</w:t>
        </w:r>
      </w:hyperlink>
      <w:r w:rsidRPr="007F7462">
        <w:t> (línea 23)</w:t>
      </w:r>
    </w:p>
    <w:p w14:paraId="6EB3A49A" w14:textId="448EE973" w:rsidR="007F7462" w:rsidRPr="007F7462" w:rsidRDefault="00BA69EE" w:rsidP="007F7462">
      <w:pPr>
        <w:numPr>
          <w:ilvl w:val="0"/>
          <w:numId w:val="1"/>
        </w:numPr>
      </w:pPr>
      <w:proofErr w:type="spellStart"/>
      <w:r w:rsidRPr="00BA69EE">
        <w:t>const</w:t>
      </w:r>
      <w:proofErr w:type="spellEnd"/>
      <w:r w:rsidRPr="00BA69EE">
        <w:t xml:space="preserve"> ZAPIER_WEBHOOK = 'https://hooks.zapier.com/</w:t>
      </w:r>
      <w:proofErr w:type="spellStart"/>
      <w:r w:rsidRPr="00BA69EE">
        <w:t>hooks</w:t>
      </w:r>
      <w:proofErr w:type="spellEnd"/>
      <w:r w:rsidRPr="00BA69EE">
        <w:t xml:space="preserve">/catch/...'; // </w:t>
      </w:r>
      <w:r w:rsidRPr="00BA69EE">
        <w:rPr>
          <w:rFonts w:ascii="Segoe UI Emoji" w:hAnsi="Segoe UI Emoji" w:cs="Segoe UI Emoji"/>
        </w:rPr>
        <w:t>❌</w:t>
      </w:r>
      <w:r w:rsidRPr="00BA69EE">
        <w:t xml:space="preserve"> </w:t>
      </w:r>
      <w:proofErr w:type="spellStart"/>
      <w:r w:rsidRPr="00BA69EE">
        <w:t>Hardcoded</w:t>
      </w:r>
      <w:proofErr w:type="spellEnd"/>
    </w:p>
    <w:p w14:paraId="7CBE9A22" w14:textId="77777777" w:rsidR="007F7462" w:rsidRPr="007F7462" w:rsidRDefault="007F7462" w:rsidP="007F7462">
      <w:r w:rsidRPr="007F7462">
        <w:rPr>
          <w:b/>
          <w:bCs/>
        </w:rPr>
        <w:t>Impacto</w:t>
      </w:r>
      <w:r w:rsidRPr="007F7462">
        <w:t xml:space="preserve">: </w:t>
      </w:r>
      <w:proofErr w:type="spellStart"/>
      <w:r w:rsidRPr="007F7462">
        <w:t>Webhook</w:t>
      </w:r>
      <w:proofErr w:type="spellEnd"/>
      <w:r w:rsidRPr="007F7462">
        <w:t xml:space="preserve"> expuesto en código cliente, vulnerable a abuso.</w:t>
      </w:r>
    </w:p>
    <w:p w14:paraId="2E95473B" w14:textId="399EC8DA" w:rsidR="007F7462" w:rsidRPr="007F7462" w:rsidRDefault="007F7462" w:rsidP="00BA69EE">
      <w:r w:rsidRPr="007F7462">
        <w:rPr>
          <w:b/>
          <w:bCs/>
        </w:rPr>
        <w:t>Archivo</w:t>
      </w:r>
      <w:r w:rsidRPr="007F7462">
        <w:t>: </w:t>
      </w:r>
      <w:proofErr w:type="spellStart"/>
      <w:r w:rsidRPr="007F7462">
        <w:fldChar w:fldCharType="begin"/>
      </w:r>
      <w:r w:rsidRPr="007F7462">
        <w:instrText>HYPERLINK "vscode-file://vscode-app/c:/Users/alejandro.carmona/AppData/Local/Programs/Microsoft%20VS%20Code/resources/app/out/vs/code/electron-browser/workbench/workbench.html" \o ""</w:instrText>
      </w:r>
      <w:r w:rsidRPr="007F7462">
        <w:fldChar w:fldCharType="separate"/>
      </w:r>
      <w:r w:rsidRPr="007F7462">
        <w:rPr>
          <w:rStyle w:val="Hipervnculo"/>
        </w:rPr>
        <w:t>index.ts</w:t>
      </w:r>
      <w:proofErr w:type="spellEnd"/>
      <w:r w:rsidRPr="007F7462">
        <w:fldChar w:fldCharType="end"/>
      </w:r>
      <w:r w:rsidRPr="007F7462">
        <w:t> (línea 13)</w:t>
      </w:r>
    </w:p>
    <w:p w14:paraId="6DC6F8E1" w14:textId="68C7363C" w:rsidR="007F7462" w:rsidRPr="007F7462" w:rsidRDefault="00BA69EE" w:rsidP="007F7462">
      <w:pPr>
        <w:numPr>
          <w:ilvl w:val="0"/>
          <w:numId w:val="2"/>
        </w:numPr>
      </w:pPr>
      <w:proofErr w:type="spellStart"/>
      <w:r w:rsidRPr="00BA69EE">
        <w:t>const</w:t>
      </w:r>
      <w:proofErr w:type="spellEnd"/>
      <w:r w:rsidRPr="00BA69EE">
        <w:t xml:space="preserve"> </w:t>
      </w:r>
      <w:proofErr w:type="spellStart"/>
      <w:r w:rsidRPr="00BA69EE">
        <w:t>zapierWebhook</w:t>
      </w:r>
      <w:proofErr w:type="spellEnd"/>
      <w:r w:rsidRPr="00BA69EE">
        <w:t xml:space="preserve"> = 'https://hooks.zapier.com/...'; // </w:t>
      </w:r>
      <w:r w:rsidRPr="00BA69EE">
        <w:rPr>
          <w:rFonts w:ascii="Segoe UI Emoji" w:hAnsi="Segoe UI Emoji" w:cs="Segoe UI Emoji"/>
        </w:rPr>
        <w:t>❌</w:t>
      </w:r>
      <w:r w:rsidRPr="00BA69EE">
        <w:t xml:space="preserve"> </w:t>
      </w:r>
      <w:proofErr w:type="spellStart"/>
      <w:r w:rsidRPr="00BA69EE">
        <w:t>Hardcoded</w:t>
      </w:r>
      <w:proofErr w:type="spellEnd"/>
    </w:p>
    <w:p w14:paraId="0546CE72" w14:textId="77777777" w:rsidR="007F7462" w:rsidRPr="007F7462" w:rsidRDefault="007F7462" w:rsidP="007F7462">
      <w:pPr>
        <w:rPr>
          <w:b/>
          <w:bCs/>
        </w:rPr>
      </w:pPr>
      <w:r w:rsidRPr="007F7462">
        <w:rPr>
          <w:b/>
          <w:bCs/>
        </w:rPr>
        <w:t>1.2 Ausencia de Variables de Entorno</w:t>
      </w:r>
    </w:p>
    <w:p w14:paraId="086AA4E3" w14:textId="77777777" w:rsidR="007F7462" w:rsidRPr="007F7462" w:rsidRDefault="007F7462" w:rsidP="007F7462">
      <w:r w:rsidRPr="007F7462">
        <w:rPr>
          <w:b/>
          <w:bCs/>
        </w:rPr>
        <w:t>Archivos faltantes</w:t>
      </w:r>
      <w:r w:rsidRPr="007F7462">
        <w:t>:</w:t>
      </w:r>
    </w:p>
    <w:p w14:paraId="7E445827" w14:textId="77777777" w:rsidR="007F7462" w:rsidRPr="007F7462" w:rsidRDefault="007F7462" w:rsidP="007F7462">
      <w:pPr>
        <w:numPr>
          <w:ilvl w:val="0"/>
          <w:numId w:val="3"/>
        </w:numPr>
      </w:pPr>
      <w:proofErr w:type="gramStart"/>
      <w:r w:rsidRPr="007F7462">
        <w:rPr>
          <w:rFonts w:ascii="Segoe UI Emoji" w:hAnsi="Segoe UI Emoji" w:cs="Segoe UI Emoji"/>
        </w:rPr>
        <w:t>❌</w:t>
      </w:r>
      <w:r w:rsidRPr="007F7462">
        <w:t> .</w:t>
      </w:r>
      <w:proofErr w:type="spellStart"/>
      <w:r w:rsidRPr="007F7462">
        <w:t>env</w:t>
      </w:r>
      <w:proofErr w:type="gramEnd"/>
      <w:r w:rsidRPr="007F7462">
        <w:t>.example</w:t>
      </w:r>
      <w:proofErr w:type="spellEnd"/>
      <w:r w:rsidRPr="007F7462">
        <w:t> (</w:t>
      </w:r>
      <w:proofErr w:type="spellStart"/>
      <w:r w:rsidRPr="007F7462">
        <w:t>template</w:t>
      </w:r>
      <w:proofErr w:type="spellEnd"/>
      <w:r w:rsidRPr="007F7462">
        <w:t xml:space="preserve"> para equipo)</w:t>
      </w:r>
    </w:p>
    <w:p w14:paraId="1EF6B925" w14:textId="77777777" w:rsidR="007F7462" w:rsidRPr="007F7462" w:rsidRDefault="007F7462" w:rsidP="007F7462">
      <w:pPr>
        <w:numPr>
          <w:ilvl w:val="0"/>
          <w:numId w:val="3"/>
        </w:numPr>
      </w:pPr>
      <w:proofErr w:type="gramStart"/>
      <w:r w:rsidRPr="007F7462">
        <w:rPr>
          <w:rFonts w:ascii="Segoe UI Emoji" w:hAnsi="Segoe UI Emoji" w:cs="Segoe UI Emoji"/>
        </w:rPr>
        <w:t>❌</w:t>
      </w:r>
      <w:r w:rsidRPr="007F7462">
        <w:t> .</w:t>
      </w:r>
      <w:proofErr w:type="spellStart"/>
      <w:r w:rsidRPr="007F7462">
        <w:t>env</w:t>
      </w:r>
      <w:proofErr w:type="gramEnd"/>
      <w:r w:rsidRPr="007F7462">
        <w:t>.local</w:t>
      </w:r>
      <w:proofErr w:type="spellEnd"/>
      <w:r w:rsidRPr="007F7462">
        <w:t> </w:t>
      </w:r>
      <w:proofErr w:type="gramStart"/>
      <w:r w:rsidRPr="007F7462">
        <w:t>/ .</w:t>
      </w:r>
      <w:proofErr w:type="spellStart"/>
      <w:r w:rsidRPr="007F7462">
        <w:t>env</w:t>
      </w:r>
      <w:proofErr w:type="gramEnd"/>
      <w:r w:rsidRPr="007F7462">
        <w:t>.production</w:t>
      </w:r>
      <w:proofErr w:type="spellEnd"/>
      <w:r w:rsidRPr="007F7462">
        <w:t> (separación de entornos)</w:t>
      </w:r>
    </w:p>
    <w:p w14:paraId="7A298659" w14:textId="77777777" w:rsidR="007F7462" w:rsidRPr="007F7462" w:rsidRDefault="007F7462" w:rsidP="007F7462">
      <w:pPr>
        <w:numPr>
          <w:ilvl w:val="0"/>
          <w:numId w:val="3"/>
        </w:numPr>
      </w:pPr>
      <w:r w:rsidRPr="007F7462">
        <w:rPr>
          <w:rFonts w:ascii="Segoe UI Emoji" w:hAnsi="Segoe UI Emoji" w:cs="Segoe UI Emoji"/>
        </w:rPr>
        <w:t>❌</w:t>
      </w:r>
      <w:r w:rsidRPr="007F7462">
        <w:t xml:space="preserve"> Validación de </w:t>
      </w:r>
      <w:proofErr w:type="spellStart"/>
      <w:r w:rsidRPr="007F7462">
        <w:t>schema</w:t>
      </w:r>
      <w:proofErr w:type="spellEnd"/>
      <w:r w:rsidRPr="007F7462">
        <w:t xml:space="preserve"> con bibliotecas como </w:t>
      </w:r>
      <w:proofErr w:type="spellStart"/>
      <w:r w:rsidRPr="007F7462">
        <w:t>joi</w:t>
      </w:r>
      <w:proofErr w:type="spellEnd"/>
      <w:r w:rsidRPr="007F7462">
        <w:t> o </w:t>
      </w:r>
      <w:proofErr w:type="spellStart"/>
      <w:r w:rsidRPr="007F7462">
        <w:t>zod</w:t>
      </w:r>
      <w:proofErr w:type="spellEnd"/>
    </w:p>
    <w:p w14:paraId="2613F03B" w14:textId="77777777" w:rsidR="007F7462" w:rsidRPr="007F7462" w:rsidRDefault="007F7462" w:rsidP="007F7462">
      <w:r w:rsidRPr="007F7462">
        <w:rPr>
          <w:b/>
          <w:bCs/>
        </w:rPr>
        <w:t>Variables que deberían externalizarse</w:t>
      </w:r>
      <w:r w:rsidRPr="007F7462">
        <w:t>:</w:t>
      </w:r>
    </w:p>
    <w:p w14:paraId="0BD5F9F2" w14:textId="77777777" w:rsidR="00BA69EE" w:rsidRDefault="00BA69EE" w:rsidP="00BA69EE">
      <w:pPr>
        <w:numPr>
          <w:ilvl w:val="0"/>
          <w:numId w:val="4"/>
        </w:numPr>
      </w:pPr>
      <w:r>
        <w:t xml:space="preserve">#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functions</w:t>
      </w:r>
      <w:proofErr w:type="spellEnd"/>
      <w:proofErr w:type="gramStart"/>
      <w:r>
        <w:t>/.</w:t>
      </w:r>
      <w:proofErr w:type="spellStart"/>
      <w:r>
        <w:t>env</w:t>
      </w:r>
      <w:proofErr w:type="spellEnd"/>
      <w:proofErr w:type="gramEnd"/>
      <w:r>
        <w:t>)</w:t>
      </w:r>
    </w:p>
    <w:p w14:paraId="2AE2620D" w14:textId="77777777" w:rsidR="00BA69EE" w:rsidRPr="0085420E" w:rsidRDefault="00BA69EE" w:rsidP="00BA69EE">
      <w:pPr>
        <w:numPr>
          <w:ilvl w:val="0"/>
          <w:numId w:val="4"/>
        </w:numPr>
        <w:rPr>
          <w:highlight w:val="cyan"/>
        </w:rPr>
      </w:pPr>
      <w:r w:rsidRPr="0085420E">
        <w:rPr>
          <w:highlight w:val="cyan"/>
        </w:rPr>
        <w:t>WOMPI_PUBLIC_KEY_SANDBOX=</w:t>
      </w:r>
      <w:proofErr w:type="spellStart"/>
      <w:r w:rsidRPr="0085420E">
        <w:rPr>
          <w:highlight w:val="cyan"/>
        </w:rPr>
        <w:t>pub_stagtest</w:t>
      </w:r>
      <w:proofErr w:type="spellEnd"/>
      <w:r w:rsidRPr="0085420E">
        <w:rPr>
          <w:highlight w:val="cyan"/>
        </w:rPr>
        <w:t>_...</w:t>
      </w:r>
    </w:p>
    <w:p w14:paraId="49D85BD9" w14:textId="77777777" w:rsidR="00BA69EE" w:rsidRPr="0085420E" w:rsidRDefault="00BA69EE" w:rsidP="00BA69EE">
      <w:pPr>
        <w:numPr>
          <w:ilvl w:val="0"/>
          <w:numId w:val="4"/>
        </w:numPr>
        <w:rPr>
          <w:highlight w:val="cyan"/>
        </w:rPr>
      </w:pPr>
      <w:r w:rsidRPr="0085420E">
        <w:rPr>
          <w:highlight w:val="cyan"/>
        </w:rPr>
        <w:t>WOMPI_PUBLIC_KEY_PROD=</w:t>
      </w:r>
      <w:proofErr w:type="spellStart"/>
      <w:r w:rsidRPr="0085420E">
        <w:rPr>
          <w:highlight w:val="cyan"/>
        </w:rPr>
        <w:t>pub_prod</w:t>
      </w:r>
      <w:proofErr w:type="spellEnd"/>
      <w:r w:rsidRPr="0085420E">
        <w:rPr>
          <w:highlight w:val="cyan"/>
        </w:rPr>
        <w:t>_...</w:t>
      </w:r>
    </w:p>
    <w:p w14:paraId="0C48667B" w14:textId="77777777" w:rsidR="00BA69EE" w:rsidRPr="00D20463" w:rsidRDefault="00BA69EE" w:rsidP="00BA69EE">
      <w:pPr>
        <w:numPr>
          <w:ilvl w:val="0"/>
          <w:numId w:val="4"/>
        </w:numPr>
        <w:rPr>
          <w:highlight w:val="cyan"/>
        </w:rPr>
      </w:pPr>
      <w:r w:rsidRPr="00D20463">
        <w:rPr>
          <w:highlight w:val="cyan"/>
        </w:rPr>
        <w:t>WOMPI_SECRET_KEY=</w:t>
      </w:r>
      <w:proofErr w:type="spellStart"/>
      <w:r w:rsidRPr="00D20463">
        <w:rPr>
          <w:highlight w:val="cyan"/>
        </w:rPr>
        <w:t>prv_prod</w:t>
      </w:r>
      <w:proofErr w:type="spellEnd"/>
      <w:r w:rsidRPr="00D20463">
        <w:rPr>
          <w:highlight w:val="cyan"/>
        </w:rPr>
        <w:t>_...</w:t>
      </w:r>
    </w:p>
    <w:p w14:paraId="50903D92" w14:textId="77777777" w:rsidR="00BA69EE" w:rsidRPr="00D20463" w:rsidRDefault="00BA69EE" w:rsidP="00BA69EE">
      <w:pPr>
        <w:numPr>
          <w:ilvl w:val="0"/>
          <w:numId w:val="4"/>
        </w:numPr>
        <w:rPr>
          <w:highlight w:val="cyan"/>
        </w:rPr>
      </w:pPr>
      <w:r w:rsidRPr="00D20463">
        <w:rPr>
          <w:highlight w:val="cyan"/>
        </w:rPr>
        <w:t>WOMPI_INTEGRITY_SECRET=</w:t>
      </w:r>
      <w:proofErr w:type="spellStart"/>
      <w:r w:rsidRPr="00D20463">
        <w:rPr>
          <w:highlight w:val="cyan"/>
        </w:rPr>
        <w:t>prod_integrity</w:t>
      </w:r>
      <w:proofErr w:type="spellEnd"/>
      <w:r w:rsidRPr="00D20463">
        <w:rPr>
          <w:highlight w:val="cyan"/>
        </w:rPr>
        <w:t>_...</w:t>
      </w:r>
    </w:p>
    <w:p w14:paraId="4896EF6B" w14:textId="77777777" w:rsidR="00BA69EE" w:rsidRPr="003F2C0C" w:rsidRDefault="00BA69EE" w:rsidP="00BA69EE">
      <w:pPr>
        <w:numPr>
          <w:ilvl w:val="0"/>
          <w:numId w:val="4"/>
        </w:numPr>
        <w:rPr>
          <w:highlight w:val="cyan"/>
        </w:rPr>
      </w:pPr>
      <w:r w:rsidRPr="003F2C0C">
        <w:rPr>
          <w:highlight w:val="cyan"/>
        </w:rPr>
        <w:t>ZAPIER_WEBHOOK_URL=https://hooks.zapier.com/...</w:t>
      </w:r>
    </w:p>
    <w:p w14:paraId="616BAC7E" w14:textId="77777777" w:rsidR="00BA69EE" w:rsidRPr="00D20463" w:rsidRDefault="00BA69EE" w:rsidP="00BA69EE">
      <w:pPr>
        <w:numPr>
          <w:ilvl w:val="0"/>
          <w:numId w:val="4"/>
        </w:numPr>
        <w:rPr>
          <w:highlight w:val="cyan"/>
        </w:rPr>
      </w:pPr>
      <w:r w:rsidRPr="00D20463">
        <w:rPr>
          <w:highlight w:val="cyan"/>
        </w:rPr>
        <w:t>FIREBASE_PROJECT_ID=</w:t>
      </w:r>
      <w:proofErr w:type="spellStart"/>
      <w:r w:rsidRPr="00D20463">
        <w:rPr>
          <w:highlight w:val="cyan"/>
        </w:rPr>
        <w:t>apptramiteya</w:t>
      </w:r>
      <w:proofErr w:type="spellEnd"/>
    </w:p>
    <w:p w14:paraId="7AC548B1" w14:textId="77777777" w:rsidR="00BA69EE" w:rsidRPr="00D20463" w:rsidRDefault="00BA69EE" w:rsidP="00BA69EE">
      <w:pPr>
        <w:numPr>
          <w:ilvl w:val="0"/>
          <w:numId w:val="4"/>
        </w:numPr>
        <w:rPr>
          <w:highlight w:val="cyan"/>
        </w:rPr>
      </w:pPr>
      <w:r w:rsidRPr="00D20463">
        <w:rPr>
          <w:highlight w:val="cyan"/>
        </w:rPr>
        <w:t>WHATSAPP_BUSINESS_NUMBER=+57...</w:t>
      </w:r>
    </w:p>
    <w:p w14:paraId="7D82B638" w14:textId="77777777" w:rsidR="00BA69EE" w:rsidRDefault="00BA69EE" w:rsidP="00BA69EE">
      <w:pPr>
        <w:numPr>
          <w:ilvl w:val="0"/>
          <w:numId w:val="4"/>
        </w:numPr>
      </w:pPr>
    </w:p>
    <w:p w14:paraId="1A956F5E" w14:textId="77777777" w:rsidR="00BA69EE" w:rsidRDefault="00BA69EE" w:rsidP="00BA69EE">
      <w:pPr>
        <w:numPr>
          <w:ilvl w:val="0"/>
          <w:numId w:val="4"/>
        </w:numPr>
      </w:pPr>
      <w:r>
        <w:lastRenderedPageBreak/>
        <w:t xml:space="preserve"># </w:t>
      </w:r>
      <w:proofErr w:type="spellStart"/>
      <w:r>
        <w:t>Frontend</w:t>
      </w:r>
      <w:proofErr w:type="spellEnd"/>
      <w:r>
        <w:t xml:space="preserve"> (web</w:t>
      </w:r>
      <w:proofErr w:type="gramStart"/>
      <w:r>
        <w:t>/.</w:t>
      </w:r>
      <w:proofErr w:type="spellStart"/>
      <w:r>
        <w:t>env</w:t>
      </w:r>
      <w:proofErr w:type="spellEnd"/>
      <w:proofErr w:type="gramEnd"/>
      <w:r>
        <w:t xml:space="preserve"> - inyectado en </w:t>
      </w:r>
      <w:proofErr w:type="spellStart"/>
      <w:r>
        <w:t>build</w:t>
      </w:r>
      <w:proofErr w:type="spellEnd"/>
      <w:r>
        <w:t>)</w:t>
      </w:r>
    </w:p>
    <w:p w14:paraId="71DE27B6" w14:textId="77777777" w:rsidR="00BA69EE" w:rsidRPr="00D20463" w:rsidRDefault="00BA69EE" w:rsidP="00BA69EE">
      <w:pPr>
        <w:numPr>
          <w:ilvl w:val="0"/>
          <w:numId w:val="4"/>
        </w:numPr>
        <w:rPr>
          <w:highlight w:val="cyan"/>
        </w:rPr>
      </w:pPr>
      <w:r w:rsidRPr="00D20463">
        <w:rPr>
          <w:highlight w:val="cyan"/>
        </w:rPr>
        <w:t>VITE_API_BASE_URL=https://us-central1-apptramiteya.cloudfunctions.net</w:t>
      </w:r>
    </w:p>
    <w:p w14:paraId="6DDB248C" w14:textId="72A664A7" w:rsidR="007F7462" w:rsidRPr="00D20463" w:rsidRDefault="00BA69EE" w:rsidP="00BA69EE">
      <w:pPr>
        <w:numPr>
          <w:ilvl w:val="0"/>
          <w:numId w:val="4"/>
        </w:numPr>
        <w:rPr>
          <w:highlight w:val="cyan"/>
        </w:rPr>
      </w:pPr>
      <w:r w:rsidRPr="00D20463">
        <w:rPr>
          <w:highlight w:val="cyan"/>
        </w:rPr>
        <w:t>VITE_FIREBASE_PROJECT_ID=</w:t>
      </w:r>
      <w:proofErr w:type="spellStart"/>
      <w:r w:rsidRPr="00D20463">
        <w:rPr>
          <w:highlight w:val="cyan"/>
        </w:rPr>
        <w:t>apptramiteya</w:t>
      </w:r>
      <w:proofErr w:type="spellEnd"/>
    </w:p>
    <w:p w14:paraId="0B15F032" w14:textId="77777777" w:rsidR="007F7462" w:rsidRPr="007F7462" w:rsidRDefault="007F7462" w:rsidP="007F7462">
      <w:pPr>
        <w:rPr>
          <w:b/>
          <w:bCs/>
        </w:rPr>
      </w:pPr>
      <w:r w:rsidRPr="007F7462">
        <w:rPr>
          <w:b/>
          <w:bCs/>
        </w:rPr>
        <w:t xml:space="preserve">1.3 Claves de </w:t>
      </w:r>
      <w:proofErr w:type="spellStart"/>
      <w:r w:rsidRPr="007F7462">
        <w:rPr>
          <w:b/>
          <w:bCs/>
        </w:rPr>
        <w:t>Wompi</w:t>
      </w:r>
      <w:proofErr w:type="spellEnd"/>
      <w:r w:rsidRPr="007F7462">
        <w:rPr>
          <w:b/>
          <w:bCs/>
        </w:rPr>
        <w:t xml:space="preserve"> en </w:t>
      </w:r>
      <w:proofErr w:type="spellStart"/>
      <w:r w:rsidRPr="007F7462">
        <w:rPr>
          <w:b/>
          <w:bCs/>
        </w:rPr>
        <w:t>Firestore</w:t>
      </w:r>
      <w:proofErr w:type="spellEnd"/>
      <w:r w:rsidRPr="007F7462">
        <w:rPr>
          <w:b/>
          <w:bCs/>
        </w:rPr>
        <w:t xml:space="preserve"> Sin Rotación</w:t>
      </w:r>
    </w:p>
    <w:p w14:paraId="63AC5FD7" w14:textId="77777777" w:rsidR="007F7462" w:rsidRPr="007F7462" w:rsidRDefault="007F7462" w:rsidP="007F7462">
      <w:r w:rsidRPr="007F7462">
        <w:rPr>
          <w:b/>
          <w:bCs/>
        </w:rPr>
        <w:t>Ubicación actual</w:t>
      </w:r>
      <w:r w:rsidRPr="007F7462">
        <w:t>: </w:t>
      </w:r>
      <w:proofErr w:type="spellStart"/>
      <w:r w:rsidRPr="007F7462">
        <w:t>flags</w:t>
      </w:r>
      <w:proofErr w:type="spellEnd"/>
      <w:r w:rsidRPr="007F7462">
        <w:t>/</w:t>
      </w:r>
      <w:proofErr w:type="spellStart"/>
      <w:r w:rsidRPr="007F7462">
        <w:t>secure</w:t>
      </w:r>
      <w:proofErr w:type="spellEnd"/>
      <w:r w:rsidRPr="007F7462">
        <w:t> </w:t>
      </w:r>
      <w:proofErr w:type="spellStart"/>
      <w:r w:rsidRPr="007F7462">
        <w:t>collection</w:t>
      </w:r>
      <w:proofErr w:type="spellEnd"/>
      <w:r w:rsidRPr="007F7462">
        <w:br/>
      </w:r>
      <w:r w:rsidRPr="007F7462">
        <w:rPr>
          <w:b/>
          <w:bCs/>
        </w:rPr>
        <w:t>Problema</w:t>
      </w:r>
      <w:r w:rsidRPr="007F7462">
        <w:t>: Sin mecanismo de rotación automática o auditoría de accesos.</w:t>
      </w:r>
    </w:p>
    <w:p w14:paraId="66E5A55A" w14:textId="77777777" w:rsidR="007F7462" w:rsidRPr="007F7462" w:rsidRDefault="007F7462" w:rsidP="007F7462">
      <w:r w:rsidRPr="007F7462">
        <w:rPr>
          <w:b/>
          <w:bCs/>
        </w:rPr>
        <w:t>Recomendación</w:t>
      </w:r>
      <w:r w:rsidRPr="007F7462">
        <w:t>: Migrar a </w:t>
      </w:r>
      <w:r w:rsidRPr="007F7462">
        <w:rPr>
          <w:b/>
          <w:bCs/>
        </w:rPr>
        <w:t>Google Secret Manager</w:t>
      </w:r>
      <w:r w:rsidRPr="007F7462">
        <w:t>:</w:t>
      </w:r>
    </w:p>
    <w:p w14:paraId="6901F77B" w14:textId="77777777" w:rsidR="00BA69EE" w:rsidRDefault="00BA69EE" w:rsidP="00BA69EE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SecretManagerServiceClient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google-cloud</w:t>
      </w:r>
      <w:proofErr w:type="spellEnd"/>
      <w:r>
        <w:t>/</w:t>
      </w:r>
      <w:proofErr w:type="spellStart"/>
      <w:r>
        <w:t>secret</w:t>
      </w:r>
      <w:proofErr w:type="spellEnd"/>
      <w:r>
        <w:t>-</w:t>
      </w:r>
      <w:proofErr w:type="gramStart"/>
      <w:r>
        <w:t>manager</w:t>
      </w:r>
      <w:proofErr w:type="gramEnd"/>
      <w:r>
        <w:t>';</w:t>
      </w:r>
    </w:p>
    <w:p w14:paraId="0B80223F" w14:textId="77777777" w:rsidR="00BA69EE" w:rsidRDefault="00BA69EE" w:rsidP="00BA69EE"/>
    <w:p w14:paraId="4DAE8854" w14:textId="77777777" w:rsidR="00BA69EE" w:rsidRDefault="00BA69EE" w:rsidP="00BA69EE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getWompiSecret</w:t>
      </w:r>
      <w:proofErr w:type="spellEnd"/>
      <w:r>
        <w:t>(</w:t>
      </w:r>
      <w:proofErr w:type="gramEnd"/>
      <w:r>
        <w:t>) {</w:t>
      </w:r>
    </w:p>
    <w:p w14:paraId="3BB0D642" w14:textId="77777777" w:rsidR="00BA69EE" w:rsidRDefault="00BA69EE" w:rsidP="00BA69E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= new </w:t>
      </w:r>
      <w:proofErr w:type="spellStart"/>
      <w:proofErr w:type="gramStart"/>
      <w:r>
        <w:t>SecretManagerServiceClient</w:t>
      </w:r>
      <w:proofErr w:type="spellEnd"/>
      <w:r>
        <w:t>(</w:t>
      </w:r>
      <w:proofErr w:type="gramEnd"/>
      <w:r>
        <w:t>);</w:t>
      </w:r>
    </w:p>
    <w:p w14:paraId="0A18705B" w14:textId="77777777" w:rsidR="00BA69EE" w:rsidRDefault="00BA69EE" w:rsidP="00BA69EE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version</w:t>
      </w:r>
      <w:proofErr w:type="spellEnd"/>
      <w:r>
        <w:t xml:space="preserve">]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client.accessSecretVersion</w:t>
      </w:r>
      <w:proofErr w:type="spellEnd"/>
      <w:proofErr w:type="gramEnd"/>
      <w:r>
        <w:t>({</w:t>
      </w:r>
    </w:p>
    <w:p w14:paraId="669B0662" w14:textId="77777777" w:rsidR="00BA69EE" w:rsidRDefault="00BA69EE" w:rsidP="00BA69EE">
      <w:r>
        <w:t xml:space="preserve">    </w:t>
      </w:r>
      <w:proofErr w:type="spellStart"/>
      <w:r>
        <w:t>name</w:t>
      </w:r>
      <w:proofErr w:type="spellEnd"/>
      <w:r>
        <w:t>: '</w:t>
      </w:r>
      <w:proofErr w:type="spellStart"/>
      <w:r>
        <w:t>projects</w:t>
      </w:r>
      <w:proofErr w:type="spellEnd"/>
      <w:r>
        <w:t>/</w:t>
      </w:r>
      <w:proofErr w:type="spellStart"/>
      <w:r>
        <w:t>apptramiteya</w:t>
      </w:r>
      <w:proofErr w:type="spellEnd"/>
      <w:r>
        <w:t>/</w:t>
      </w:r>
      <w:proofErr w:type="spellStart"/>
      <w:r>
        <w:t>secrets</w:t>
      </w:r>
      <w:proofErr w:type="spellEnd"/>
      <w:r>
        <w:t>/</w:t>
      </w:r>
      <w:proofErr w:type="spellStart"/>
      <w:r>
        <w:t>wompi-integrity</w:t>
      </w:r>
      <w:proofErr w:type="spellEnd"/>
      <w:r>
        <w:t>/</w:t>
      </w:r>
      <w:proofErr w:type="spellStart"/>
      <w:r>
        <w:t>versions</w:t>
      </w:r>
      <w:proofErr w:type="spellEnd"/>
      <w:r>
        <w:t>/</w:t>
      </w:r>
      <w:proofErr w:type="spellStart"/>
      <w:r>
        <w:t>latest</w:t>
      </w:r>
      <w:proofErr w:type="spellEnd"/>
      <w:r>
        <w:t>'</w:t>
      </w:r>
    </w:p>
    <w:p w14:paraId="6450C7B3" w14:textId="77777777" w:rsidR="00BA69EE" w:rsidRDefault="00BA69EE" w:rsidP="00BA69EE">
      <w:r>
        <w:t xml:space="preserve">  });</w:t>
      </w:r>
    </w:p>
    <w:p w14:paraId="0A09FFAA" w14:textId="77777777" w:rsidR="00BA69EE" w:rsidRDefault="00BA69EE" w:rsidP="00BA69EE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version.payload</w:t>
      </w:r>
      <w:proofErr w:type="gramEnd"/>
      <w:r>
        <w:t>.</w:t>
      </w:r>
      <w:proofErr w:type="gramStart"/>
      <w:r>
        <w:t>data.toString</w:t>
      </w:r>
      <w:proofErr w:type="spellEnd"/>
      <w:proofErr w:type="gramEnd"/>
      <w:r>
        <w:t>();</w:t>
      </w:r>
    </w:p>
    <w:p w14:paraId="73888413" w14:textId="3CA1C3DF" w:rsidR="007F7462" w:rsidRPr="007F7462" w:rsidRDefault="00BA69EE" w:rsidP="00BA69EE">
      <w:r>
        <w:t>}</w:t>
      </w:r>
    </w:p>
    <w:p w14:paraId="573FCD8E" w14:textId="77777777" w:rsidR="007F7462" w:rsidRPr="007F7462" w:rsidRDefault="00000000" w:rsidP="007F7462">
      <w:r>
        <w:pict w14:anchorId="01655C5D">
          <v:rect id="_x0000_i1026" style="width:0;height:1.5pt" o:hralign="center" o:hrstd="t" o:hr="t" fillcolor="#a0a0a0" stroked="f"/>
        </w:pict>
      </w:r>
    </w:p>
    <w:p w14:paraId="45BD95C8" w14:textId="77777777" w:rsidR="007F7462" w:rsidRPr="007F7462" w:rsidRDefault="007F7462" w:rsidP="007F7462">
      <w:pPr>
        <w:rPr>
          <w:b/>
          <w:bCs/>
        </w:rPr>
      </w:pPr>
      <w:r w:rsidRPr="007F7462">
        <w:rPr>
          <w:b/>
          <w:bCs/>
        </w:rPr>
        <w:t>2. Resiliencia y Manejo de Errores</w:t>
      </w:r>
    </w:p>
    <w:p w14:paraId="1527E14A" w14:textId="77777777" w:rsidR="007F7462" w:rsidRPr="007F7462" w:rsidRDefault="007F7462" w:rsidP="007F7462">
      <w:pPr>
        <w:rPr>
          <w:b/>
          <w:bCs/>
        </w:rPr>
      </w:pPr>
      <w:r w:rsidRPr="007F7462">
        <w:rPr>
          <w:rFonts w:ascii="Segoe UI Emoji" w:hAnsi="Segoe UI Emoji" w:cs="Segoe UI Emoji"/>
          <w:b/>
          <w:bCs/>
        </w:rPr>
        <w:t>🔴</w:t>
      </w:r>
      <w:r w:rsidRPr="007F7462">
        <w:rPr>
          <w:b/>
          <w:bCs/>
        </w:rPr>
        <w:t xml:space="preserve"> Problemas Críticos</w:t>
      </w:r>
    </w:p>
    <w:p w14:paraId="35FAA03C" w14:textId="77777777" w:rsidR="007F7462" w:rsidRPr="007F7462" w:rsidRDefault="007F7462" w:rsidP="007F7462">
      <w:pPr>
        <w:rPr>
          <w:b/>
          <w:bCs/>
        </w:rPr>
      </w:pPr>
      <w:r w:rsidRPr="007F7462">
        <w:rPr>
          <w:b/>
          <w:bCs/>
        </w:rPr>
        <w:t>2.1 Ausencia de Try/Catch en Funciones Críticas</w:t>
      </w:r>
    </w:p>
    <w:p w14:paraId="6AE1FB28" w14:textId="77777777" w:rsidR="007F7462" w:rsidRPr="007F7462" w:rsidRDefault="007F7462" w:rsidP="007F7462">
      <w:r w:rsidRPr="007F7462">
        <w:rPr>
          <w:b/>
          <w:bCs/>
        </w:rPr>
        <w:t>Archivo</w:t>
      </w:r>
      <w:r w:rsidRPr="007F7462">
        <w:t>: </w:t>
      </w:r>
      <w:proofErr w:type="spellStart"/>
      <w:r w:rsidRPr="007F7462">
        <w:fldChar w:fldCharType="begin"/>
      </w:r>
      <w:r w:rsidRPr="007F7462">
        <w:instrText>HYPERLINK "vscode-file://vscode-app/c:/Users/alejandro.carmona/AppData/Local/Programs/Microsoft%20VS%20Code/resources/app/out/vs/code/electron-browser/workbench/workbench.html" \o ""</w:instrText>
      </w:r>
      <w:r w:rsidRPr="007F7462">
        <w:fldChar w:fldCharType="separate"/>
      </w:r>
      <w:r w:rsidRPr="007F7462">
        <w:rPr>
          <w:rStyle w:val="Hipervnculo"/>
        </w:rPr>
        <w:t>payments.ts</w:t>
      </w:r>
      <w:proofErr w:type="spellEnd"/>
      <w:r w:rsidRPr="007F7462">
        <w:fldChar w:fldCharType="end"/>
      </w:r>
      <w:r w:rsidRPr="007F7462">
        <w:t> (línea 252-350)</w:t>
      </w:r>
    </w:p>
    <w:p w14:paraId="1DE55A59" w14:textId="77777777" w:rsidR="00BA69EE" w:rsidRDefault="00BA69EE" w:rsidP="00BA69EE"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payments_</w:t>
      </w:r>
      <w:proofErr w:type="gramStart"/>
      <w:r>
        <w:t>confirm</w:t>
      </w:r>
      <w:proofErr w:type="spellEnd"/>
      <w:r>
        <w:t>(</w:t>
      </w:r>
      <w:proofErr w:type="spellStart"/>
      <w:proofErr w:type="gramEnd"/>
      <w:r>
        <w:t>req</w:t>
      </w:r>
      <w:proofErr w:type="spellEnd"/>
      <w:r>
        <w:t xml:space="preserve">: </w:t>
      </w:r>
      <w:proofErr w:type="spellStart"/>
      <w:r>
        <w:t>Request</w:t>
      </w:r>
      <w:proofErr w:type="spellEnd"/>
      <w:r>
        <w:t>, res: Response) {</w:t>
      </w:r>
    </w:p>
    <w:p w14:paraId="02C7B8BD" w14:textId="77777777" w:rsidR="00BA69EE" w:rsidRDefault="00BA69EE" w:rsidP="00BA69EE">
      <w:r>
        <w:t xml:space="preserve">  // </w:t>
      </w:r>
      <w:r>
        <w:rPr>
          <w:rFonts w:ascii="Segoe UI Emoji" w:hAnsi="Segoe UI Emoji" w:cs="Segoe UI Emoji"/>
        </w:rPr>
        <w:t>❌</w:t>
      </w:r>
      <w:r>
        <w:t xml:space="preserve"> Sin try/catch - cualquier error </w:t>
      </w:r>
      <w:proofErr w:type="spellStart"/>
      <w:r>
        <w:t>crashea</w:t>
      </w:r>
      <w:proofErr w:type="spellEnd"/>
      <w:r>
        <w:t xml:space="preserve"> la funci</w:t>
      </w:r>
      <w:r>
        <w:rPr>
          <w:rFonts w:ascii="Aptos" w:hAnsi="Aptos" w:cs="Aptos"/>
        </w:rPr>
        <w:t>ó</w:t>
      </w:r>
      <w:r>
        <w:t>n</w:t>
      </w:r>
    </w:p>
    <w:p w14:paraId="4306EB2C" w14:textId="77777777" w:rsidR="00BA69EE" w:rsidRDefault="00BA69EE" w:rsidP="00BA69E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wompiRes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(`${WOMPI_</w:t>
      </w:r>
      <w:proofErr w:type="gramStart"/>
      <w:r>
        <w:t>BASE}/</w:t>
      </w:r>
      <w:proofErr w:type="spellStart"/>
      <w:proofErr w:type="gramEnd"/>
      <w:r>
        <w:t>transactions</w:t>
      </w:r>
      <w:proofErr w:type="spellEnd"/>
      <w:r>
        <w:t>/${</w:t>
      </w:r>
      <w:proofErr w:type="spellStart"/>
      <w:r>
        <w:t>txId</w:t>
      </w:r>
      <w:proofErr w:type="spellEnd"/>
      <w:r>
        <w:t>}`);</w:t>
      </w:r>
    </w:p>
    <w:p w14:paraId="7B78DFE2" w14:textId="77777777" w:rsidR="00BA69EE" w:rsidRDefault="00BA69EE" w:rsidP="00BA69E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txData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wompiRes.json</w:t>
      </w:r>
      <w:proofErr w:type="spellEnd"/>
      <w:r>
        <w:t>();</w:t>
      </w:r>
    </w:p>
    <w:p w14:paraId="6731DD55" w14:textId="77777777" w:rsidR="00BA69EE" w:rsidRDefault="00BA69EE" w:rsidP="00BA69EE">
      <w:r>
        <w:t xml:space="preserve">  </w:t>
      </w:r>
    </w:p>
    <w:p w14:paraId="7F04E602" w14:textId="77777777" w:rsidR="00BA69EE" w:rsidRDefault="00BA69EE" w:rsidP="00BA69EE">
      <w:r>
        <w:t xml:space="preserve">  // </w:t>
      </w:r>
      <w:r>
        <w:rPr>
          <w:rFonts w:ascii="Segoe UI Emoji" w:hAnsi="Segoe UI Emoji" w:cs="Segoe UI Emoji"/>
        </w:rPr>
        <w:t>❌</w:t>
      </w:r>
      <w:r>
        <w:t xml:space="preserve"> Sin validaci</w:t>
      </w:r>
      <w:r>
        <w:rPr>
          <w:rFonts w:ascii="Aptos" w:hAnsi="Aptos" w:cs="Aptos"/>
        </w:rPr>
        <w:t>ó</w:t>
      </w:r>
      <w:r>
        <w:t xml:space="preserve">n si </w:t>
      </w:r>
      <w:proofErr w:type="spellStart"/>
      <w:r>
        <w:t>wompiRes.ok</w:t>
      </w:r>
      <w:proofErr w:type="spellEnd"/>
      <w:r>
        <w:t xml:space="preserve"> === false</w:t>
      </w:r>
    </w:p>
    <w:p w14:paraId="79F8DCA6" w14:textId="77777777" w:rsidR="00BA69EE" w:rsidRDefault="00BA69EE" w:rsidP="00BA69EE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orderRef.update</w:t>
      </w:r>
      <w:proofErr w:type="spellEnd"/>
      <w:proofErr w:type="gramStart"/>
      <w:r>
        <w:t xml:space="preserve">({ </w:t>
      </w:r>
      <w:proofErr w:type="spellStart"/>
      <w:r>
        <w:t>payment</w:t>
      </w:r>
      <w:proofErr w:type="spellEnd"/>
      <w:proofErr w:type="gramEnd"/>
      <w:r>
        <w:t xml:space="preserve">: </w:t>
      </w:r>
      <w:proofErr w:type="gramStart"/>
      <w:r>
        <w:t>{ status</w:t>
      </w:r>
      <w:proofErr w:type="gramEnd"/>
      <w:r>
        <w:t xml:space="preserve">: </w:t>
      </w:r>
      <w:proofErr w:type="spellStart"/>
      <w:proofErr w:type="gramStart"/>
      <w:r>
        <w:t>txData.status</w:t>
      </w:r>
      <w:proofErr w:type="spellEnd"/>
      <w:r>
        <w:t xml:space="preserve"> }</w:t>
      </w:r>
      <w:proofErr w:type="gramEnd"/>
      <w:r>
        <w:t xml:space="preserve"> });</w:t>
      </w:r>
    </w:p>
    <w:p w14:paraId="0122E3E1" w14:textId="5B35CB4F" w:rsidR="007F7462" w:rsidRPr="007F7462" w:rsidRDefault="00BA69EE" w:rsidP="00BA69EE">
      <w:r>
        <w:t>}</w:t>
      </w:r>
    </w:p>
    <w:p w14:paraId="328CED9B" w14:textId="77777777" w:rsidR="007F7462" w:rsidRPr="007F7462" w:rsidRDefault="007F7462" w:rsidP="007F7462">
      <w:r w:rsidRPr="007F7462">
        <w:rPr>
          <w:b/>
          <w:bCs/>
        </w:rPr>
        <w:lastRenderedPageBreak/>
        <w:t>Solución Requerida</w:t>
      </w:r>
      <w:r w:rsidRPr="007F7462">
        <w:t>:</w:t>
      </w:r>
    </w:p>
    <w:p w14:paraId="5C17B77B" w14:textId="77777777" w:rsidR="00BA69EE" w:rsidRDefault="00BA69EE" w:rsidP="00BA69EE"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payments_</w:t>
      </w:r>
      <w:proofErr w:type="gramStart"/>
      <w:r>
        <w:t>confirm</w:t>
      </w:r>
      <w:proofErr w:type="spellEnd"/>
      <w:r>
        <w:t>(</w:t>
      </w:r>
      <w:proofErr w:type="spellStart"/>
      <w:proofErr w:type="gramEnd"/>
      <w:r>
        <w:t>req</w:t>
      </w:r>
      <w:proofErr w:type="spellEnd"/>
      <w:r>
        <w:t xml:space="preserve">: </w:t>
      </w:r>
      <w:proofErr w:type="spellStart"/>
      <w:r>
        <w:t>Request</w:t>
      </w:r>
      <w:proofErr w:type="spellEnd"/>
      <w:r>
        <w:t>, res: Response) {</w:t>
      </w:r>
    </w:p>
    <w:p w14:paraId="14E6C22D" w14:textId="77777777" w:rsidR="00BA69EE" w:rsidRDefault="00BA69EE" w:rsidP="00BA69EE">
      <w:r>
        <w:t xml:space="preserve">  try {</w:t>
      </w:r>
    </w:p>
    <w:p w14:paraId="73B3FFAD" w14:textId="77777777" w:rsidR="00BA69EE" w:rsidRDefault="00BA69EE" w:rsidP="00BA69E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wompiRes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(`${WOMPI_</w:t>
      </w:r>
      <w:proofErr w:type="gramStart"/>
      <w:r>
        <w:t>BASE}/</w:t>
      </w:r>
      <w:proofErr w:type="spellStart"/>
      <w:proofErr w:type="gramEnd"/>
      <w:r>
        <w:t>transactions</w:t>
      </w:r>
      <w:proofErr w:type="spellEnd"/>
      <w:r>
        <w:t>/${</w:t>
      </w:r>
      <w:proofErr w:type="spellStart"/>
      <w:r>
        <w:t>txId</w:t>
      </w:r>
      <w:proofErr w:type="spellEnd"/>
      <w:r>
        <w:t>}`);</w:t>
      </w:r>
    </w:p>
    <w:p w14:paraId="5B648D0D" w14:textId="77777777" w:rsidR="00BA69EE" w:rsidRDefault="00BA69EE" w:rsidP="00BA69EE">
      <w:r>
        <w:t xml:space="preserve">    </w:t>
      </w:r>
    </w:p>
    <w:p w14:paraId="3B8419A5" w14:textId="77777777" w:rsidR="00BA69EE" w:rsidRDefault="00BA69EE" w:rsidP="00BA69EE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wompiRes.ok</w:t>
      </w:r>
      <w:proofErr w:type="spellEnd"/>
      <w:proofErr w:type="gramEnd"/>
      <w:r>
        <w:t>) {</w:t>
      </w:r>
    </w:p>
    <w:p w14:paraId="55D89453" w14:textId="77777777" w:rsidR="00BA69EE" w:rsidRDefault="00BA69EE" w:rsidP="00BA69EE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errorBody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wompiRes.text</w:t>
      </w:r>
      <w:proofErr w:type="spellEnd"/>
      <w:r>
        <w:t>();</w:t>
      </w:r>
    </w:p>
    <w:p w14:paraId="70BF15A2" w14:textId="77777777" w:rsidR="00BA69EE" w:rsidRDefault="00BA69EE" w:rsidP="00BA69EE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('[</w:t>
      </w:r>
      <w:proofErr w:type="spellStart"/>
      <w:r>
        <w:t>payments_confirm</w:t>
      </w:r>
      <w:proofErr w:type="spellEnd"/>
      <w:r>
        <w:t xml:space="preserve">] </w:t>
      </w:r>
      <w:proofErr w:type="spellStart"/>
      <w:r>
        <w:t>Wompi</w:t>
      </w:r>
      <w:proofErr w:type="spellEnd"/>
      <w:r>
        <w:t xml:space="preserve"> API error:', </w:t>
      </w:r>
      <w:proofErr w:type="spellStart"/>
      <w:r>
        <w:t>errorBody</w:t>
      </w:r>
      <w:proofErr w:type="spellEnd"/>
      <w:r>
        <w:t>);</w:t>
      </w:r>
    </w:p>
    <w:p w14:paraId="6DADCDC0" w14:textId="77777777" w:rsidR="00BA69EE" w:rsidRDefault="00BA69EE" w:rsidP="00BA69EE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res.status</w:t>
      </w:r>
      <w:proofErr w:type="spellEnd"/>
      <w:proofErr w:type="gramEnd"/>
      <w:r>
        <w:t>(502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 xml:space="preserve">({ </w:t>
      </w:r>
    </w:p>
    <w:p w14:paraId="3FBB4027" w14:textId="77777777" w:rsidR="00BA69EE" w:rsidRDefault="00BA69EE" w:rsidP="00BA69EE">
      <w:r>
        <w:t xml:space="preserve">        error: '</w:t>
      </w:r>
      <w:proofErr w:type="spellStart"/>
      <w:r>
        <w:t>payment_provider_error</w:t>
      </w:r>
      <w:proofErr w:type="spellEnd"/>
      <w:r>
        <w:t>',</w:t>
      </w:r>
    </w:p>
    <w:p w14:paraId="0D98E652" w14:textId="77777777" w:rsidR="00BA69EE" w:rsidRDefault="00BA69EE" w:rsidP="00BA69EE">
      <w:r>
        <w:t xml:space="preserve">        </w:t>
      </w:r>
      <w:proofErr w:type="spellStart"/>
      <w:r>
        <w:t>message</w:t>
      </w:r>
      <w:proofErr w:type="spellEnd"/>
      <w:r>
        <w:t>: 'Error al consultar estado del pago'</w:t>
      </w:r>
    </w:p>
    <w:p w14:paraId="3DC89C93" w14:textId="77777777" w:rsidR="00BA69EE" w:rsidRDefault="00BA69EE" w:rsidP="00BA69EE">
      <w:r>
        <w:t xml:space="preserve">      });</w:t>
      </w:r>
    </w:p>
    <w:p w14:paraId="542B8380" w14:textId="77777777" w:rsidR="00BA69EE" w:rsidRDefault="00BA69EE" w:rsidP="00BA69EE">
      <w:r>
        <w:t xml:space="preserve">    }</w:t>
      </w:r>
    </w:p>
    <w:p w14:paraId="2460A602" w14:textId="77777777" w:rsidR="00BA69EE" w:rsidRDefault="00BA69EE" w:rsidP="00BA69EE">
      <w:r>
        <w:t xml:space="preserve">    </w:t>
      </w:r>
    </w:p>
    <w:p w14:paraId="2ACD72C5" w14:textId="77777777" w:rsidR="00BA69EE" w:rsidRDefault="00BA69EE" w:rsidP="00BA69EE">
      <w:r>
        <w:t xml:space="preserve">    // ...resto del código</w:t>
      </w:r>
    </w:p>
    <w:p w14:paraId="26B8B374" w14:textId="77777777" w:rsidR="00BA69EE" w:rsidRDefault="00BA69EE" w:rsidP="00BA69EE">
      <w:r>
        <w:t xml:space="preserve">  } catch (error) {</w:t>
      </w:r>
    </w:p>
    <w:p w14:paraId="16C93259" w14:textId="77777777" w:rsidR="00BA69EE" w:rsidRDefault="00BA69EE" w:rsidP="00BA69EE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('[</w:t>
      </w:r>
      <w:proofErr w:type="spellStart"/>
      <w:r>
        <w:t>payments_confirm</w:t>
      </w:r>
      <w:proofErr w:type="spellEnd"/>
      <w:r>
        <w:t xml:space="preserve">] </w:t>
      </w:r>
      <w:proofErr w:type="spellStart"/>
      <w:r>
        <w:t>Unexpected</w:t>
      </w:r>
      <w:proofErr w:type="spellEnd"/>
      <w:r>
        <w:t xml:space="preserve"> error:', error);</w:t>
      </w:r>
    </w:p>
    <w:p w14:paraId="3F9D4591" w14:textId="77777777" w:rsidR="00BA69EE" w:rsidRDefault="00BA69EE" w:rsidP="00BA69EE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 xml:space="preserve">({ </w:t>
      </w:r>
    </w:p>
    <w:p w14:paraId="0F829F39" w14:textId="77777777" w:rsidR="00BA69EE" w:rsidRDefault="00BA69EE" w:rsidP="00BA69EE">
      <w:r>
        <w:t xml:space="preserve">      error: '</w:t>
      </w:r>
      <w:proofErr w:type="spellStart"/>
      <w:r>
        <w:t>internal_error</w:t>
      </w:r>
      <w:proofErr w:type="spellEnd"/>
      <w:r>
        <w:t>',</w:t>
      </w:r>
    </w:p>
    <w:p w14:paraId="2123157E" w14:textId="77777777" w:rsidR="00BA69EE" w:rsidRDefault="00BA69EE" w:rsidP="00BA69EE">
      <w:r>
        <w:t xml:space="preserve">      </w:t>
      </w:r>
      <w:proofErr w:type="spellStart"/>
      <w:r>
        <w:t>message</w:t>
      </w:r>
      <w:proofErr w:type="spellEnd"/>
      <w:r>
        <w:t>: 'Error procesando confirmación de pago'</w:t>
      </w:r>
    </w:p>
    <w:p w14:paraId="59FC36B3" w14:textId="77777777" w:rsidR="00BA69EE" w:rsidRDefault="00BA69EE" w:rsidP="00BA69EE">
      <w:r>
        <w:t xml:space="preserve">    });</w:t>
      </w:r>
    </w:p>
    <w:p w14:paraId="3BCB4625" w14:textId="77777777" w:rsidR="00BA69EE" w:rsidRDefault="00BA69EE" w:rsidP="00BA69EE">
      <w:r>
        <w:t xml:space="preserve">  }</w:t>
      </w:r>
    </w:p>
    <w:p w14:paraId="2D76ECD7" w14:textId="004EE079" w:rsidR="007F7462" w:rsidRPr="007F7462" w:rsidRDefault="00BA69EE" w:rsidP="00BA69EE">
      <w:r>
        <w:t>}</w:t>
      </w:r>
    </w:p>
    <w:p w14:paraId="4668CBC6" w14:textId="77777777" w:rsidR="007F7462" w:rsidRPr="007F7462" w:rsidRDefault="007F7462" w:rsidP="007F7462">
      <w:pPr>
        <w:rPr>
          <w:b/>
          <w:bCs/>
        </w:rPr>
      </w:pPr>
      <w:r w:rsidRPr="007F7462">
        <w:rPr>
          <w:b/>
          <w:bCs/>
        </w:rPr>
        <w:t>2.2 Sin Políticas de Reintento para Llamadas Externas</w:t>
      </w:r>
    </w:p>
    <w:p w14:paraId="3D5E3256" w14:textId="77777777" w:rsidR="007F7462" w:rsidRPr="007F7462" w:rsidRDefault="007F7462" w:rsidP="007F7462">
      <w:r w:rsidRPr="007F7462">
        <w:rPr>
          <w:b/>
          <w:bCs/>
        </w:rPr>
        <w:t>Archivo</w:t>
      </w:r>
      <w:r w:rsidRPr="007F7462">
        <w:t>: </w:t>
      </w:r>
      <w:proofErr w:type="spellStart"/>
      <w:r w:rsidRPr="007F7462">
        <w:fldChar w:fldCharType="begin"/>
      </w:r>
      <w:r w:rsidRPr="007F7462">
        <w:instrText>HYPERLINK "vscode-file://vscode-app/c:/Users/alejandro.carmona/AppData/Local/Programs/Microsoft%20VS%20Code/resources/app/out/vs/code/electron-browser/workbench/workbench.html" \o ""</w:instrText>
      </w:r>
      <w:r w:rsidRPr="007F7462">
        <w:fldChar w:fldCharType="separate"/>
      </w:r>
      <w:r w:rsidRPr="007F7462">
        <w:rPr>
          <w:rStyle w:val="Hipervnculo"/>
        </w:rPr>
        <w:t>index.ts</w:t>
      </w:r>
      <w:proofErr w:type="spellEnd"/>
      <w:r w:rsidRPr="007F7462">
        <w:fldChar w:fldCharType="end"/>
      </w:r>
      <w:r w:rsidRPr="007F7462">
        <w:t> (</w:t>
      </w:r>
      <w:proofErr w:type="spellStart"/>
      <w:r w:rsidRPr="007F7462">
        <w:t>notify</w:t>
      </w:r>
      <w:proofErr w:type="spellEnd"/>
      <w:r w:rsidRPr="007F7462">
        <w:t xml:space="preserve"> </w:t>
      </w:r>
      <w:proofErr w:type="spellStart"/>
      <w:r w:rsidRPr="007F7462">
        <w:t>function</w:t>
      </w:r>
      <w:proofErr w:type="spellEnd"/>
      <w:r w:rsidRPr="007F7462">
        <w:t>)</w:t>
      </w:r>
    </w:p>
    <w:p w14:paraId="46768E1F" w14:textId="77777777" w:rsidR="00BA69EE" w:rsidRDefault="00BA69EE" w:rsidP="00BA69EE"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fetch</w:t>
      </w:r>
      <w:proofErr w:type="spellEnd"/>
      <w:r>
        <w:t>(</w:t>
      </w:r>
      <w:proofErr w:type="spellStart"/>
      <w:proofErr w:type="gramEnd"/>
      <w:r>
        <w:t>zapierWebhook</w:t>
      </w:r>
      <w:proofErr w:type="spellEnd"/>
      <w:r>
        <w:t xml:space="preserve">, </w:t>
      </w:r>
      <w:proofErr w:type="gramStart"/>
      <w:r>
        <w:t xml:space="preserve">{ </w:t>
      </w:r>
      <w:proofErr w:type="spellStart"/>
      <w:r>
        <w:t>method</w:t>
      </w:r>
      <w:proofErr w:type="spellEnd"/>
      <w:proofErr w:type="gramEnd"/>
      <w:r>
        <w:t xml:space="preserve">: 'POST', </w:t>
      </w:r>
      <w:proofErr w:type="spellStart"/>
      <w:r>
        <w:t>body</w:t>
      </w:r>
      <w:proofErr w:type="spellEnd"/>
      <w:r>
        <w:t xml:space="preserve">: </w:t>
      </w:r>
      <w:proofErr w:type="spellStart"/>
      <w:r>
        <w:t>JSON.stringify</w:t>
      </w:r>
      <w:proofErr w:type="spellEnd"/>
      <w:r>
        <w:t>(</w:t>
      </w:r>
      <w:proofErr w:type="spellStart"/>
      <w:r>
        <w:t>payload</w:t>
      </w:r>
      <w:proofErr w:type="spellEnd"/>
      <w:proofErr w:type="gramStart"/>
      <w:r>
        <w:t>) }</w:t>
      </w:r>
      <w:proofErr w:type="gramEnd"/>
      <w:r>
        <w:t>);</w:t>
      </w:r>
    </w:p>
    <w:p w14:paraId="3C86C1C2" w14:textId="4D372702" w:rsidR="007F7462" w:rsidRPr="007F7462" w:rsidRDefault="00BA69EE" w:rsidP="00BA69EE">
      <w:r>
        <w:t xml:space="preserve">// </w:t>
      </w:r>
      <w:r>
        <w:rPr>
          <w:rFonts w:ascii="Segoe UI Emoji" w:hAnsi="Segoe UI Emoji" w:cs="Segoe UI Emoji"/>
        </w:rPr>
        <w:t>❌</w:t>
      </w:r>
      <w:r>
        <w:t xml:space="preserve"> Sin </w:t>
      </w:r>
      <w:proofErr w:type="spellStart"/>
      <w:r>
        <w:t>retry</w:t>
      </w:r>
      <w:proofErr w:type="spellEnd"/>
      <w:r>
        <w:t xml:space="preserve"> si </w:t>
      </w:r>
      <w:proofErr w:type="spellStart"/>
      <w:r>
        <w:t>Zapier</w:t>
      </w:r>
      <w:proofErr w:type="spellEnd"/>
      <w:r>
        <w:t xml:space="preserve"> est</w:t>
      </w:r>
      <w:r>
        <w:rPr>
          <w:rFonts w:ascii="Aptos" w:hAnsi="Aptos" w:cs="Aptos"/>
        </w:rPr>
        <w:t>á</w:t>
      </w:r>
      <w:r>
        <w:t xml:space="preserve"> ca</w:t>
      </w:r>
      <w:r>
        <w:rPr>
          <w:rFonts w:ascii="Aptos" w:hAnsi="Aptos" w:cs="Aptos"/>
        </w:rPr>
        <w:t>í</w:t>
      </w:r>
      <w:r>
        <w:t>do</w:t>
      </w:r>
    </w:p>
    <w:p w14:paraId="18C4007A" w14:textId="77777777" w:rsidR="007F7462" w:rsidRPr="007F7462" w:rsidRDefault="007F7462" w:rsidP="007F7462">
      <w:r w:rsidRPr="007F7462">
        <w:rPr>
          <w:b/>
          <w:bCs/>
        </w:rPr>
        <w:t xml:space="preserve">Solución con </w:t>
      </w:r>
      <w:proofErr w:type="spellStart"/>
      <w:r w:rsidRPr="007F7462">
        <w:rPr>
          <w:b/>
          <w:bCs/>
        </w:rPr>
        <w:t>Exponential</w:t>
      </w:r>
      <w:proofErr w:type="spellEnd"/>
      <w:r w:rsidRPr="007F7462">
        <w:rPr>
          <w:b/>
          <w:bCs/>
        </w:rPr>
        <w:t xml:space="preserve"> Backoff</w:t>
      </w:r>
      <w:r w:rsidRPr="007F7462">
        <w:t>:</w:t>
      </w:r>
    </w:p>
    <w:p w14:paraId="3EAB737C" w14:textId="77777777" w:rsidR="00BA69EE" w:rsidRDefault="00BA69EE" w:rsidP="00BA69EE">
      <w:proofErr w:type="spellStart"/>
      <w:r>
        <w:t>import</w:t>
      </w:r>
      <w:proofErr w:type="spellEnd"/>
      <w:r>
        <w:t xml:space="preserve"> </w:t>
      </w:r>
      <w:proofErr w:type="spellStart"/>
      <w:r>
        <w:t>pRetry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'p-</w:t>
      </w:r>
      <w:proofErr w:type="spellStart"/>
      <w:r>
        <w:t>retry</w:t>
      </w:r>
      <w:proofErr w:type="spellEnd"/>
      <w:r>
        <w:t>';</w:t>
      </w:r>
    </w:p>
    <w:p w14:paraId="527A3E80" w14:textId="77777777" w:rsidR="00BA69EE" w:rsidRDefault="00BA69EE" w:rsidP="00BA69EE"/>
    <w:p w14:paraId="36BCA844" w14:textId="77777777" w:rsidR="00BA69EE" w:rsidRDefault="00BA69EE" w:rsidP="00BA69EE"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pRetry</w:t>
      </w:r>
      <w:proofErr w:type="spellEnd"/>
      <w:r>
        <w:t>(</w:t>
      </w:r>
      <w:proofErr w:type="gramEnd"/>
    </w:p>
    <w:p w14:paraId="7E900487" w14:textId="77777777" w:rsidR="00BA69EE" w:rsidRDefault="00BA69EE" w:rsidP="00BA69EE">
      <w:r>
        <w:t xml:space="preserve">  () =&gt; </w:t>
      </w:r>
      <w:proofErr w:type="spellStart"/>
      <w:proofErr w:type="gramStart"/>
      <w:r>
        <w:t>fetch</w:t>
      </w:r>
      <w:proofErr w:type="spellEnd"/>
      <w:r>
        <w:t>(</w:t>
      </w:r>
      <w:proofErr w:type="spellStart"/>
      <w:proofErr w:type="gramEnd"/>
      <w:r>
        <w:t>zapierWebhook</w:t>
      </w:r>
      <w:proofErr w:type="spellEnd"/>
      <w:r>
        <w:t xml:space="preserve">, { </w:t>
      </w:r>
    </w:p>
    <w:p w14:paraId="760AA859" w14:textId="77777777" w:rsidR="00BA69EE" w:rsidRDefault="00BA69EE" w:rsidP="00BA69EE">
      <w:r>
        <w:t xml:space="preserve">    </w:t>
      </w:r>
      <w:proofErr w:type="spellStart"/>
      <w:r>
        <w:t>method</w:t>
      </w:r>
      <w:proofErr w:type="spellEnd"/>
      <w:r>
        <w:t xml:space="preserve">: 'POST', </w:t>
      </w:r>
    </w:p>
    <w:p w14:paraId="11E96189" w14:textId="77777777" w:rsidR="00BA69EE" w:rsidRDefault="00BA69EE" w:rsidP="00BA69EE">
      <w:r>
        <w:t xml:space="preserve">    </w:t>
      </w:r>
      <w:proofErr w:type="spellStart"/>
      <w:r>
        <w:t>body</w:t>
      </w:r>
      <w:proofErr w:type="spellEnd"/>
      <w:r>
        <w:t xml:space="preserve">: </w:t>
      </w:r>
      <w:proofErr w:type="spellStart"/>
      <w:r>
        <w:t>JSON.stringify</w:t>
      </w:r>
      <w:proofErr w:type="spellEnd"/>
      <w:r>
        <w:t>(</w:t>
      </w:r>
      <w:proofErr w:type="spellStart"/>
      <w:r>
        <w:t>payload</w:t>
      </w:r>
      <w:proofErr w:type="spellEnd"/>
      <w:r>
        <w:t>),</w:t>
      </w:r>
    </w:p>
    <w:p w14:paraId="414F7A58" w14:textId="77777777" w:rsidR="00BA69EE" w:rsidRDefault="00BA69EE" w:rsidP="00BA69EE">
      <w:r>
        <w:t xml:space="preserve">    </w:t>
      </w:r>
      <w:proofErr w:type="spellStart"/>
      <w:r>
        <w:t>headers</w:t>
      </w:r>
      <w:proofErr w:type="spellEnd"/>
      <w:r>
        <w:t xml:space="preserve">: </w:t>
      </w:r>
      <w:proofErr w:type="gramStart"/>
      <w:r>
        <w:t>{ '</w:t>
      </w:r>
      <w:proofErr w:type="gramEnd"/>
      <w:r>
        <w:t>Content-</w:t>
      </w:r>
      <w:proofErr w:type="spellStart"/>
      <w:r>
        <w:t>Type</w:t>
      </w:r>
      <w:proofErr w:type="spellEnd"/>
      <w:r>
        <w:t>': '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proofErr w:type="gramStart"/>
      <w:r>
        <w:t>' }</w:t>
      </w:r>
      <w:proofErr w:type="gramEnd"/>
    </w:p>
    <w:p w14:paraId="211556F1" w14:textId="77777777" w:rsidR="00BA69EE" w:rsidRDefault="00BA69EE" w:rsidP="00BA69EE">
      <w:r>
        <w:t xml:space="preserve">  }),</w:t>
      </w:r>
    </w:p>
    <w:p w14:paraId="4AB50E47" w14:textId="77777777" w:rsidR="00BA69EE" w:rsidRDefault="00BA69EE" w:rsidP="00BA69EE">
      <w:r>
        <w:t xml:space="preserve">  {</w:t>
      </w:r>
    </w:p>
    <w:p w14:paraId="1EF19283" w14:textId="77777777" w:rsidR="00BA69EE" w:rsidRDefault="00BA69EE" w:rsidP="00BA69EE">
      <w:r>
        <w:t xml:space="preserve">    </w:t>
      </w:r>
      <w:proofErr w:type="spellStart"/>
      <w:r>
        <w:t>retries</w:t>
      </w:r>
      <w:proofErr w:type="spellEnd"/>
      <w:r>
        <w:t>: 3,</w:t>
      </w:r>
    </w:p>
    <w:p w14:paraId="348E6177" w14:textId="77777777" w:rsidR="00BA69EE" w:rsidRDefault="00BA69EE" w:rsidP="00BA69EE">
      <w:r>
        <w:t xml:space="preserve">    </w:t>
      </w:r>
      <w:proofErr w:type="spellStart"/>
      <w:r>
        <w:t>minTimeout</w:t>
      </w:r>
      <w:proofErr w:type="spellEnd"/>
      <w:r>
        <w:t>: 1000,</w:t>
      </w:r>
    </w:p>
    <w:p w14:paraId="553DDCB5" w14:textId="77777777" w:rsidR="00BA69EE" w:rsidRDefault="00BA69EE" w:rsidP="00BA69EE">
      <w:r>
        <w:t xml:space="preserve">    </w:t>
      </w:r>
      <w:proofErr w:type="spellStart"/>
      <w:r>
        <w:t>onFailedAttempt</w:t>
      </w:r>
      <w:proofErr w:type="spellEnd"/>
      <w:r>
        <w:t>: error =&gt; {</w:t>
      </w:r>
    </w:p>
    <w:p w14:paraId="4148FAB9" w14:textId="77777777" w:rsidR="00BA69EE" w:rsidRDefault="00BA69EE" w:rsidP="00BA69EE">
      <w:r>
        <w:t xml:space="preserve">      </w:t>
      </w:r>
      <w:proofErr w:type="spellStart"/>
      <w:proofErr w:type="gramStart"/>
      <w:r>
        <w:t>console.warn</w:t>
      </w:r>
      <w:proofErr w:type="spellEnd"/>
      <w:proofErr w:type="gramEnd"/>
      <w:r>
        <w:t>(`</w:t>
      </w:r>
      <w:proofErr w:type="spellStart"/>
      <w:r>
        <w:t>Retry</w:t>
      </w:r>
      <w:proofErr w:type="spellEnd"/>
      <w:r>
        <w:t xml:space="preserve"> ${</w:t>
      </w:r>
      <w:proofErr w:type="spellStart"/>
      <w:proofErr w:type="gramStart"/>
      <w:r>
        <w:t>error.attemptNumber</w:t>
      </w:r>
      <w:proofErr w:type="spellEnd"/>
      <w:proofErr w:type="gramEnd"/>
      <w:r>
        <w:t xml:space="preserve">} </w:t>
      </w:r>
      <w:proofErr w:type="spellStart"/>
      <w:proofErr w:type="gramStart"/>
      <w:r>
        <w:t>failed</w:t>
      </w:r>
      <w:proofErr w:type="spellEnd"/>
      <w:r>
        <w:t>:`</w:t>
      </w:r>
      <w:proofErr w:type="gramEnd"/>
      <w:r>
        <w:t xml:space="preserve">, </w:t>
      </w:r>
      <w:proofErr w:type="spellStart"/>
      <w:proofErr w:type="gramStart"/>
      <w:r>
        <w:t>error.message</w:t>
      </w:r>
      <w:proofErr w:type="spellEnd"/>
      <w:proofErr w:type="gramEnd"/>
      <w:r>
        <w:t>);</w:t>
      </w:r>
    </w:p>
    <w:p w14:paraId="27C7656C" w14:textId="77777777" w:rsidR="00BA69EE" w:rsidRDefault="00BA69EE" w:rsidP="00BA69EE">
      <w:r>
        <w:t xml:space="preserve">    }</w:t>
      </w:r>
    </w:p>
    <w:p w14:paraId="278AAE63" w14:textId="77777777" w:rsidR="00BA69EE" w:rsidRDefault="00BA69EE" w:rsidP="00BA69EE">
      <w:r>
        <w:t xml:space="preserve">  }</w:t>
      </w:r>
    </w:p>
    <w:p w14:paraId="149C3B4A" w14:textId="0E50D0C1" w:rsidR="007F7462" w:rsidRPr="007F7462" w:rsidRDefault="00BA69EE" w:rsidP="00BA69EE">
      <w:r>
        <w:t>);</w:t>
      </w:r>
    </w:p>
    <w:p w14:paraId="489B3A1C" w14:textId="77777777" w:rsidR="007F7462" w:rsidRPr="007F7462" w:rsidRDefault="007F7462" w:rsidP="007F7462">
      <w:pPr>
        <w:rPr>
          <w:b/>
          <w:bCs/>
        </w:rPr>
      </w:pPr>
      <w:r w:rsidRPr="007F7462">
        <w:rPr>
          <w:b/>
          <w:bCs/>
        </w:rPr>
        <w:t xml:space="preserve">2.3 </w:t>
      </w:r>
      <w:proofErr w:type="spellStart"/>
      <w:r w:rsidRPr="007F7462">
        <w:rPr>
          <w:b/>
          <w:bCs/>
        </w:rPr>
        <w:t>Frontend</w:t>
      </w:r>
      <w:proofErr w:type="spellEnd"/>
      <w:r w:rsidRPr="007F7462">
        <w:rPr>
          <w:b/>
          <w:bCs/>
        </w:rPr>
        <w:t xml:space="preserve"> Sin Manejo Global de Errores de Red</w:t>
      </w:r>
    </w:p>
    <w:p w14:paraId="5771A504" w14:textId="4D6525D9" w:rsidR="007F7462" w:rsidRPr="007F7462" w:rsidRDefault="007F7462" w:rsidP="00BA69EE">
      <w:r w:rsidRPr="007F7462">
        <w:rPr>
          <w:b/>
          <w:bCs/>
        </w:rPr>
        <w:t>Archivo</w:t>
      </w:r>
      <w:r w:rsidRPr="007F7462">
        <w:t>: </w:t>
      </w:r>
      <w:hyperlink r:id="rId6" w:history="1">
        <w:r w:rsidRPr="007F7462">
          <w:rPr>
            <w:rStyle w:val="Hipervnculo"/>
          </w:rPr>
          <w:t>main.js</w:t>
        </w:r>
      </w:hyperlink>
    </w:p>
    <w:p w14:paraId="7DC20E13" w14:textId="77777777" w:rsidR="00BA69EE" w:rsidRDefault="00BA69EE" w:rsidP="00BA69EE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callAPI</w:t>
      </w:r>
      <w:proofErr w:type="spellEnd"/>
      <w:r>
        <w:t>(</w:t>
      </w:r>
      <w:proofErr w:type="spellStart"/>
      <w:proofErr w:type="gramEnd"/>
      <w:r>
        <w:t>endpoint</w:t>
      </w:r>
      <w:proofErr w:type="spellEnd"/>
      <w:r>
        <w:t xml:space="preserve">, </w:t>
      </w:r>
      <w:proofErr w:type="spellStart"/>
      <w:r>
        <w:t>options</w:t>
      </w:r>
      <w:proofErr w:type="spellEnd"/>
      <w:r>
        <w:t>) {</w:t>
      </w:r>
    </w:p>
    <w:p w14:paraId="18A2E2F8" w14:textId="77777777" w:rsidR="00BA69EE" w:rsidRDefault="00BA69EE" w:rsidP="00BA69EE">
      <w:r>
        <w:t xml:space="preserve">  </w:t>
      </w:r>
      <w:proofErr w:type="spellStart"/>
      <w:r>
        <w:t>const</w:t>
      </w:r>
      <w:proofErr w:type="spellEnd"/>
      <w:r>
        <w:t xml:space="preserve"> res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(`${API_</w:t>
      </w:r>
      <w:proofErr w:type="gramStart"/>
      <w:r>
        <w:t>BASE}$</w:t>
      </w:r>
      <w:proofErr w:type="gramEnd"/>
      <w:r>
        <w:t>{</w:t>
      </w:r>
      <w:proofErr w:type="spellStart"/>
      <w:r>
        <w:t>endpoint</w:t>
      </w:r>
      <w:proofErr w:type="spellEnd"/>
      <w:r>
        <w:t xml:space="preserve">}`, </w:t>
      </w:r>
      <w:proofErr w:type="spellStart"/>
      <w:r>
        <w:t>options</w:t>
      </w:r>
      <w:proofErr w:type="spellEnd"/>
      <w:r>
        <w:t>);</w:t>
      </w:r>
    </w:p>
    <w:p w14:paraId="3BEA0582" w14:textId="77777777" w:rsidR="00BA69EE" w:rsidRDefault="00BA69EE" w:rsidP="00BA69EE">
      <w:r>
        <w:t xml:space="preserve">  // </w:t>
      </w:r>
      <w:r>
        <w:rPr>
          <w:rFonts w:ascii="Segoe UI Emoji" w:hAnsi="Segoe UI Emoji" w:cs="Segoe UI Emoji"/>
        </w:rPr>
        <w:t>❌</w:t>
      </w:r>
      <w:r>
        <w:t xml:space="preserve"> Sin validar </w:t>
      </w:r>
      <w:proofErr w:type="spellStart"/>
      <w:proofErr w:type="gramStart"/>
      <w:r>
        <w:t>res.ok</w:t>
      </w:r>
      <w:proofErr w:type="spellEnd"/>
      <w:proofErr w:type="gramEnd"/>
      <w:r>
        <w:t xml:space="preserve"> antes </w:t>
      </w:r>
      <w:proofErr w:type="gramStart"/>
      <w:r>
        <w:t>de .</w:t>
      </w:r>
      <w:proofErr w:type="spellStart"/>
      <w:r>
        <w:t>json</w:t>
      </w:r>
      <w:proofErr w:type="spellEnd"/>
      <w:proofErr w:type="gramEnd"/>
      <w:r>
        <w:t>()</w:t>
      </w:r>
    </w:p>
    <w:p w14:paraId="1BE215A9" w14:textId="77777777" w:rsidR="00BA69EE" w:rsidRDefault="00BA69EE" w:rsidP="00BA69EE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res.json</w:t>
      </w:r>
      <w:proofErr w:type="spellEnd"/>
      <w:proofErr w:type="gramEnd"/>
      <w:r>
        <w:t>();</w:t>
      </w:r>
    </w:p>
    <w:p w14:paraId="3FB63C3E" w14:textId="4B65A82B" w:rsidR="007F7462" w:rsidRPr="007F7462" w:rsidRDefault="00BA69EE" w:rsidP="00BA69EE">
      <w:r>
        <w:t>}</w:t>
      </w:r>
    </w:p>
    <w:p w14:paraId="4D31E3C6" w14:textId="77777777" w:rsidR="007F7462" w:rsidRPr="007F7462" w:rsidRDefault="007F7462" w:rsidP="007F7462">
      <w:r w:rsidRPr="007F7462">
        <w:rPr>
          <w:b/>
          <w:bCs/>
        </w:rPr>
        <w:t>Solución</w:t>
      </w:r>
      <w:r w:rsidRPr="007F7462">
        <w:t xml:space="preserve">: </w:t>
      </w:r>
      <w:proofErr w:type="spellStart"/>
      <w:r w:rsidRPr="007F7462">
        <w:t>Wrapper</w:t>
      </w:r>
      <w:proofErr w:type="spellEnd"/>
      <w:r w:rsidRPr="007F7462">
        <w:t xml:space="preserve"> con reintentos y notificaciones al usuario:</w:t>
      </w:r>
    </w:p>
    <w:p w14:paraId="11F8E385" w14:textId="77777777" w:rsidR="00BA69EE" w:rsidRDefault="00BA69EE" w:rsidP="00BA69EE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callAPI</w:t>
      </w:r>
      <w:proofErr w:type="spellEnd"/>
      <w:r>
        <w:t>(</w:t>
      </w:r>
      <w:proofErr w:type="spellStart"/>
      <w:proofErr w:type="gramEnd"/>
      <w:r>
        <w:t>endpoint</w:t>
      </w:r>
      <w:proofErr w:type="spellEnd"/>
      <w:r>
        <w:t xml:space="preserve">, </w:t>
      </w:r>
      <w:proofErr w:type="spellStart"/>
      <w:r>
        <w:t>options</w:t>
      </w:r>
      <w:proofErr w:type="spellEnd"/>
      <w:r>
        <w:t xml:space="preserve"> = {}, </w:t>
      </w:r>
      <w:proofErr w:type="spellStart"/>
      <w:r>
        <w:t>retries</w:t>
      </w:r>
      <w:proofErr w:type="spellEnd"/>
      <w:r>
        <w:t xml:space="preserve"> = 2) {</w:t>
      </w:r>
    </w:p>
    <w:p w14:paraId="143D31BF" w14:textId="77777777" w:rsidR="00BA69EE" w:rsidRDefault="00BA69EE" w:rsidP="00BA69EE">
      <w:r>
        <w:t xml:space="preserve">  try {</w:t>
      </w:r>
    </w:p>
    <w:p w14:paraId="0AAA2A5B" w14:textId="77777777" w:rsidR="00BA69EE" w:rsidRDefault="00BA69EE" w:rsidP="00BA69EE">
      <w:r>
        <w:t xml:space="preserve">    </w:t>
      </w:r>
      <w:proofErr w:type="spellStart"/>
      <w:r>
        <w:t>const</w:t>
      </w:r>
      <w:proofErr w:type="spellEnd"/>
      <w:r>
        <w:t xml:space="preserve"> res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(`${API_</w:t>
      </w:r>
      <w:proofErr w:type="gramStart"/>
      <w:r>
        <w:t>BASE}$</w:t>
      </w:r>
      <w:proofErr w:type="gramEnd"/>
      <w:r>
        <w:t>{</w:t>
      </w:r>
      <w:proofErr w:type="spellStart"/>
      <w:r>
        <w:t>endpoint</w:t>
      </w:r>
      <w:proofErr w:type="spellEnd"/>
      <w:r>
        <w:t>}`, {</w:t>
      </w:r>
    </w:p>
    <w:p w14:paraId="3D27A0DA" w14:textId="77777777" w:rsidR="00BA69EE" w:rsidRDefault="00BA69EE" w:rsidP="00BA69EE">
      <w:r>
        <w:t xml:space="preserve">      ...</w:t>
      </w:r>
      <w:proofErr w:type="spellStart"/>
      <w:r>
        <w:t>options</w:t>
      </w:r>
      <w:proofErr w:type="spellEnd"/>
      <w:r>
        <w:t>,</w:t>
      </w:r>
    </w:p>
    <w:p w14:paraId="3452A316" w14:textId="77777777" w:rsidR="00BA69EE" w:rsidRDefault="00BA69EE" w:rsidP="00BA69EE">
      <w:r>
        <w:t xml:space="preserve">      </w:t>
      </w:r>
      <w:proofErr w:type="spellStart"/>
      <w:r>
        <w:t>timeout</w:t>
      </w:r>
      <w:proofErr w:type="spellEnd"/>
      <w:r>
        <w:t xml:space="preserve">: 10000 // 10s </w:t>
      </w:r>
      <w:proofErr w:type="spellStart"/>
      <w:r>
        <w:t>timeout</w:t>
      </w:r>
      <w:proofErr w:type="spellEnd"/>
    </w:p>
    <w:p w14:paraId="61475F4D" w14:textId="77777777" w:rsidR="00BA69EE" w:rsidRDefault="00BA69EE" w:rsidP="00BA69EE">
      <w:r>
        <w:t xml:space="preserve">    });</w:t>
      </w:r>
    </w:p>
    <w:p w14:paraId="0A2004C9" w14:textId="77777777" w:rsidR="00BA69EE" w:rsidRDefault="00BA69EE" w:rsidP="00BA69EE">
      <w:r>
        <w:lastRenderedPageBreak/>
        <w:t xml:space="preserve">    </w:t>
      </w:r>
    </w:p>
    <w:p w14:paraId="09645782" w14:textId="77777777" w:rsidR="00BA69EE" w:rsidRDefault="00BA69EE" w:rsidP="00BA69EE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res</w:t>
      </w:r>
      <w:proofErr w:type="gramEnd"/>
      <w:r>
        <w:t>.ok</w:t>
      </w:r>
      <w:proofErr w:type="spellEnd"/>
      <w:r>
        <w:t>) {</w:t>
      </w:r>
    </w:p>
    <w:p w14:paraId="697DCA73" w14:textId="77777777" w:rsidR="00BA69EE" w:rsidRDefault="00BA69EE" w:rsidP="00BA69EE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res.status</w:t>
      </w:r>
      <w:proofErr w:type="spellEnd"/>
      <w:proofErr w:type="gramEnd"/>
      <w:r>
        <w:t xml:space="preserve"> &gt;= 500 &amp;&amp; </w:t>
      </w:r>
      <w:proofErr w:type="spellStart"/>
      <w:r>
        <w:t>retries</w:t>
      </w:r>
      <w:proofErr w:type="spellEnd"/>
      <w:r>
        <w:t xml:space="preserve"> &gt; 0) {</w:t>
      </w:r>
    </w:p>
    <w:p w14:paraId="19CC8EC6" w14:textId="77777777" w:rsidR="00BA69EE" w:rsidRDefault="00BA69EE" w:rsidP="00BA69EE">
      <w:r>
        <w:t xml:space="preserve">        </w:t>
      </w:r>
      <w:proofErr w:type="spellStart"/>
      <w:r>
        <w:t>await</w:t>
      </w:r>
      <w:proofErr w:type="spellEnd"/>
      <w:r>
        <w:t xml:space="preserve"> new </w:t>
      </w:r>
      <w:proofErr w:type="gramStart"/>
      <w:r>
        <w:t>Promise(</w:t>
      </w:r>
      <w:proofErr w:type="gramEnd"/>
      <w:r>
        <w:t xml:space="preserve">r =&gt;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r, 1000));</w:t>
      </w:r>
    </w:p>
    <w:p w14:paraId="578DF21C" w14:textId="77777777" w:rsidR="00BA69EE" w:rsidRDefault="00BA69EE" w:rsidP="00BA69EE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callAPI</w:t>
      </w:r>
      <w:proofErr w:type="spellEnd"/>
      <w:r>
        <w:t>(</w:t>
      </w:r>
      <w:proofErr w:type="spellStart"/>
      <w:proofErr w:type="gramEnd"/>
      <w:r>
        <w:t>endpoint</w:t>
      </w:r>
      <w:proofErr w:type="spellEnd"/>
      <w:r>
        <w:t xml:space="preserve">, </w:t>
      </w:r>
      <w:proofErr w:type="spellStart"/>
      <w:r>
        <w:t>options</w:t>
      </w:r>
      <w:proofErr w:type="spellEnd"/>
      <w:r>
        <w:t xml:space="preserve">, </w:t>
      </w:r>
      <w:proofErr w:type="spellStart"/>
      <w:r>
        <w:t>retries</w:t>
      </w:r>
      <w:proofErr w:type="spellEnd"/>
      <w:r>
        <w:t xml:space="preserve"> - 1);</w:t>
      </w:r>
    </w:p>
    <w:p w14:paraId="7B8DEE24" w14:textId="77777777" w:rsidR="00BA69EE" w:rsidRDefault="00BA69EE" w:rsidP="00BA69EE">
      <w:r>
        <w:t xml:space="preserve">      }</w:t>
      </w:r>
    </w:p>
    <w:p w14:paraId="0EF5D058" w14:textId="77777777" w:rsidR="00BA69EE" w:rsidRDefault="00BA69EE" w:rsidP="00BA69EE">
      <w:r>
        <w:t xml:space="preserve">      </w:t>
      </w:r>
    </w:p>
    <w:p w14:paraId="07467DCA" w14:textId="77777777" w:rsidR="00BA69EE" w:rsidRDefault="00BA69EE" w:rsidP="00BA69EE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errorData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gramStart"/>
      <w:r>
        <w:t>).catch</w:t>
      </w:r>
      <w:proofErr w:type="gramEnd"/>
      <w:r>
        <w:t>(() =&gt; ({}));</w:t>
      </w:r>
    </w:p>
    <w:p w14:paraId="36545C3D" w14:textId="77777777" w:rsidR="00BA69EE" w:rsidRDefault="00BA69EE" w:rsidP="00BA69EE">
      <w:r>
        <w:t xml:space="preserve">      </w:t>
      </w:r>
      <w:proofErr w:type="spellStart"/>
      <w:r>
        <w:t>throw</w:t>
      </w:r>
      <w:proofErr w:type="spellEnd"/>
      <w:r>
        <w:t xml:space="preserve"> new </w:t>
      </w:r>
      <w:proofErr w:type="spellStart"/>
      <w:proofErr w:type="gramStart"/>
      <w:r>
        <w:t>APIError</w:t>
      </w:r>
      <w:proofErr w:type="spellEnd"/>
      <w:r>
        <w:t>(</w:t>
      </w:r>
      <w:proofErr w:type="spellStart"/>
      <w:r>
        <w:t>res.status</w:t>
      </w:r>
      <w:proofErr w:type="spellEnd"/>
      <w:proofErr w:type="gramEnd"/>
      <w:r>
        <w:t xml:space="preserve">, </w:t>
      </w:r>
      <w:proofErr w:type="spellStart"/>
      <w:r>
        <w:t>errorData.message</w:t>
      </w:r>
      <w:proofErr w:type="spellEnd"/>
      <w:r>
        <w:t xml:space="preserve"> || 'Error del servidor');</w:t>
      </w:r>
    </w:p>
    <w:p w14:paraId="5D63704B" w14:textId="77777777" w:rsidR="00BA69EE" w:rsidRDefault="00BA69EE" w:rsidP="00BA69EE">
      <w:r>
        <w:t xml:space="preserve">    }</w:t>
      </w:r>
    </w:p>
    <w:p w14:paraId="4AD7C8CF" w14:textId="77777777" w:rsidR="00BA69EE" w:rsidRDefault="00BA69EE" w:rsidP="00BA69EE">
      <w:r>
        <w:t xml:space="preserve">    </w:t>
      </w:r>
    </w:p>
    <w:p w14:paraId="533F85B0" w14:textId="77777777" w:rsidR="00BA69EE" w:rsidRDefault="00BA69EE" w:rsidP="00BA69EE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res.json</w:t>
      </w:r>
      <w:proofErr w:type="spellEnd"/>
      <w:proofErr w:type="gramEnd"/>
      <w:r>
        <w:t>();</w:t>
      </w:r>
    </w:p>
    <w:p w14:paraId="46F89EA2" w14:textId="77777777" w:rsidR="00BA69EE" w:rsidRDefault="00BA69EE" w:rsidP="00BA69EE">
      <w:r>
        <w:t xml:space="preserve">  } catch (error) {</w:t>
      </w:r>
    </w:p>
    <w:p w14:paraId="4AEA83B1" w14:textId="77777777" w:rsidR="00BA69EE" w:rsidRDefault="00BA69EE" w:rsidP="00BA69EE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(`API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${</w:t>
      </w:r>
      <w:proofErr w:type="spellStart"/>
      <w:r>
        <w:t>endpoint</w:t>
      </w:r>
      <w:proofErr w:type="spellEnd"/>
      <w:r>
        <w:t>}`, error);</w:t>
      </w:r>
    </w:p>
    <w:p w14:paraId="21CB0B26" w14:textId="77777777" w:rsidR="00BA69EE" w:rsidRDefault="00BA69EE" w:rsidP="00BA69EE">
      <w:r>
        <w:t xml:space="preserve">    </w:t>
      </w:r>
      <w:proofErr w:type="spellStart"/>
      <w:proofErr w:type="gramStart"/>
      <w:r>
        <w:t>showNotification</w:t>
      </w:r>
      <w:proofErr w:type="spellEnd"/>
      <w:r>
        <w:t>(</w:t>
      </w:r>
      <w:proofErr w:type="gramEnd"/>
      <w:r>
        <w:t>'Error de conexión. Verifica tu internet.', 'error');</w:t>
      </w:r>
    </w:p>
    <w:p w14:paraId="05776F39" w14:textId="77777777" w:rsidR="00BA69EE" w:rsidRDefault="00BA69EE" w:rsidP="00BA69EE">
      <w:r>
        <w:t xml:space="preserve">    </w:t>
      </w:r>
      <w:proofErr w:type="spellStart"/>
      <w:r>
        <w:t>throw</w:t>
      </w:r>
      <w:proofErr w:type="spellEnd"/>
      <w:r>
        <w:t xml:space="preserve"> error;</w:t>
      </w:r>
    </w:p>
    <w:p w14:paraId="51F29CF2" w14:textId="77777777" w:rsidR="00BA69EE" w:rsidRDefault="00BA69EE" w:rsidP="00BA69EE">
      <w:r>
        <w:t xml:space="preserve">  }</w:t>
      </w:r>
    </w:p>
    <w:p w14:paraId="56619FA2" w14:textId="637BD571" w:rsidR="007F7462" w:rsidRPr="007F7462" w:rsidRDefault="00BA69EE" w:rsidP="00BA69EE">
      <w:r>
        <w:t>}</w:t>
      </w:r>
    </w:p>
    <w:p w14:paraId="7A35DED1" w14:textId="77777777" w:rsidR="007F7462" w:rsidRPr="007F7462" w:rsidRDefault="007F7462" w:rsidP="007F7462">
      <w:pPr>
        <w:rPr>
          <w:b/>
          <w:bCs/>
        </w:rPr>
      </w:pPr>
      <w:r w:rsidRPr="007F7462">
        <w:rPr>
          <w:b/>
          <w:bCs/>
        </w:rPr>
        <w:t xml:space="preserve">2.4 Sin </w:t>
      </w:r>
      <w:proofErr w:type="spellStart"/>
      <w:r w:rsidRPr="007F7462">
        <w:rPr>
          <w:b/>
          <w:bCs/>
        </w:rPr>
        <w:t>Circuit</w:t>
      </w:r>
      <w:proofErr w:type="spellEnd"/>
      <w:r w:rsidRPr="007F7462">
        <w:rPr>
          <w:b/>
          <w:bCs/>
        </w:rPr>
        <w:t xml:space="preserve"> Breaker para </w:t>
      </w:r>
      <w:proofErr w:type="spellStart"/>
      <w:r w:rsidRPr="007F7462">
        <w:rPr>
          <w:b/>
          <w:bCs/>
        </w:rPr>
        <w:t>Wompi</w:t>
      </w:r>
      <w:proofErr w:type="spellEnd"/>
      <w:r w:rsidRPr="007F7462">
        <w:rPr>
          <w:b/>
          <w:bCs/>
        </w:rPr>
        <w:t xml:space="preserve"> API</w:t>
      </w:r>
    </w:p>
    <w:p w14:paraId="7FB1F760" w14:textId="77777777" w:rsidR="007F7462" w:rsidRPr="007F7462" w:rsidRDefault="007F7462" w:rsidP="007F7462">
      <w:r w:rsidRPr="007F7462">
        <w:rPr>
          <w:b/>
          <w:bCs/>
        </w:rPr>
        <w:t>Riesgo</w:t>
      </w:r>
      <w:r w:rsidRPr="007F7462">
        <w:t xml:space="preserve">: Si </w:t>
      </w:r>
      <w:proofErr w:type="spellStart"/>
      <w:r w:rsidRPr="007F7462">
        <w:t>Wompi</w:t>
      </w:r>
      <w:proofErr w:type="spellEnd"/>
      <w:r w:rsidRPr="007F7462">
        <w:t xml:space="preserve"> tiene </w:t>
      </w:r>
      <w:proofErr w:type="spellStart"/>
      <w:r w:rsidRPr="007F7462">
        <w:t>outage</w:t>
      </w:r>
      <w:proofErr w:type="spellEnd"/>
      <w:r w:rsidRPr="007F7462">
        <w:t>, todas las funciones de pago seguirán intentando conectarse.</w:t>
      </w:r>
    </w:p>
    <w:p w14:paraId="696C1D07" w14:textId="77777777" w:rsidR="007F7462" w:rsidRPr="007F7462" w:rsidRDefault="007F7462" w:rsidP="007F7462">
      <w:r w:rsidRPr="007F7462">
        <w:rPr>
          <w:b/>
          <w:bCs/>
        </w:rPr>
        <w:t>Solución</w:t>
      </w:r>
      <w:r w:rsidRPr="007F7462">
        <w:t xml:space="preserve">: Implementar patrón </w:t>
      </w:r>
      <w:proofErr w:type="spellStart"/>
      <w:r w:rsidRPr="007F7462">
        <w:t>Circuit</w:t>
      </w:r>
      <w:proofErr w:type="spellEnd"/>
      <w:r w:rsidRPr="007F7462">
        <w:t xml:space="preserve"> Breaker:</w:t>
      </w:r>
    </w:p>
    <w:p w14:paraId="192941C7" w14:textId="77777777" w:rsidR="00BA69EE" w:rsidRDefault="00BA69EE" w:rsidP="00BA69EE">
      <w:proofErr w:type="spellStart"/>
      <w:r>
        <w:t>import</w:t>
      </w:r>
      <w:proofErr w:type="spellEnd"/>
      <w:r>
        <w:t xml:space="preserve"> </w:t>
      </w:r>
      <w:proofErr w:type="spellStart"/>
      <w:r>
        <w:t>CircuitBreaker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opossum</w:t>
      </w:r>
      <w:proofErr w:type="spellEnd"/>
      <w:r>
        <w:t>';</w:t>
      </w:r>
    </w:p>
    <w:p w14:paraId="5ECD2CF5" w14:textId="77777777" w:rsidR="00BA69EE" w:rsidRDefault="00BA69EE" w:rsidP="00BA69EE"/>
    <w:p w14:paraId="00429FA7" w14:textId="77777777" w:rsidR="00BA69EE" w:rsidRDefault="00BA69EE" w:rsidP="00BA69EE">
      <w:proofErr w:type="spellStart"/>
      <w:r>
        <w:t>const</w:t>
      </w:r>
      <w:proofErr w:type="spellEnd"/>
      <w:r>
        <w:t xml:space="preserve"> </w:t>
      </w:r>
      <w:proofErr w:type="spellStart"/>
      <w:r>
        <w:t>wompiCircuit</w:t>
      </w:r>
      <w:proofErr w:type="spellEnd"/>
      <w:r>
        <w:t xml:space="preserve"> = new </w:t>
      </w:r>
      <w:proofErr w:type="spellStart"/>
      <w:proofErr w:type="gramStart"/>
      <w:r>
        <w:t>CircuitBreaker</w:t>
      </w:r>
      <w:proofErr w:type="spellEnd"/>
      <w:r>
        <w:t>(</w:t>
      </w:r>
      <w:proofErr w:type="spellStart"/>
      <w:proofErr w:type="gramEnd"/>
      <w:r>
        <w:t>fetchWompiTransaction</w:t>
      </w:r>
      <w:proofErr w:type="spellEnd"/>
      <w:r>
        <w:t>, {</w:t>
      </w:r>
    </w:p>
    <w:p w14:paraId="16F38BAF" w14:textId="77777777" w:rsidR="00BA69EE" w:rsidRDefault="00BA69EE" w:rsidP="00BA69EE">
      <w:r>
        <w:t xml:space="preserve">  </w:t>
      </w:r>
      <w:proofErr w:type="spellStart"/>
      <w:r>
        <w:t>timeout</w:t>
      </w:r>
      <w:proofErr w:type="spellEnd"/>
      <w:r>
        <w:t>: 5000,</w:t>
      </w:r>
    </w:p>
    <w:p w14:paraId="18426D07" w14:textId="77777777" w:rsidR="00BA69EE" w:rsidRDefault="00BA69EE" w:rsidP="00BA69EE">
      <w:r>
        <w:t xml:space="preserve">  </w:t>
      </w:r>
      <w:proofErr w:type="spellStart"/>
      <w:r>
        <w:t>errorThresholdPercentage</w:t>
      </w:r>
      <w:proofErr w:type="spellEnd"/>
      <w:r>
        <w:t>: 50,</w:t>
      </w:r>
    </w:p>
    <w:p w14:paraId="475D6D15" w14:textId="77777777" w:rsidR="00BA69EE" w:rsidRDefault="00BA69EE" w:rsidP="00BA69EE">
      <w:r>
        <w:t xml:space="preserve">  </w:t>
      </w:r>
      <w:proofErr w:type="spellStart"/>
      <w:r>
        <w:t>resetTimeout</w:t>
      </w:r>
      <w:proofErr w:type="spellEnd"/>
      <w:r>
        <w:t>: 30000</w:t>
      </w:r>
    </w:p>
    <w:p w14:paraId="662E8BDC" w14:textId="77777777" w:rsidR="00BA69EE" w:rsidRDefault="00BA69EE" w:rsidP="00BA69EE">
      <w:r>
        <w:t>});</w:t>
      </w:r>
    </w:p>
    <w:p w14:paraId="22B8630C" w14:textId="77777777" w:rsidR="00BA69EE" w:rsidRDefault="00BA69EE" w:rsidP="00BA69EE"/>
    <w:p w14:paraId="16BC7AF6" w14:textId="77777777" w:rsidR="00BA69EE" w:rsidRDefault="00BA69EE" w:rsidP="00BA69EE">
      <w:proofErr w:type="spellStart"/>
      <w:r>
        <w:lastRenderedPageBreak/>
        <w:t>wompiCircuit.on</w:t>
      </w:r>
      <w:proofErr w:type="spellEnd"/>
      <w:r>
        <w:t>('open', () =&gt; {</w:t>
      </w:r>
    </w:p>
    <w:p w14:paraId="57C5DA4D" w14:textId="77777777" w:rsidR="00BA69EE" w:rsidRDefault="00BA69EE" w:rsidP="00BA69EE">
      <w:r>
        <w:t xml:space="preserve">  </w:t>
      </w:r>
      <w:proofErr w:type="spellStart"/>
      <w:proofErr w:type="gramStart"/>
      <w:r>
        <w:t>console.error</w:t>
      </w:r>
      <w:proofErr w:type="spellEnd"/>
      <w:proofErr w:type="gramEnd"/>
      <w:r>
        <w:t>('[</w:t>
      </w:r>
      <w:proofErr w:type="spellStart"/>
      <w:r>
        <w:t>Circuit</w:t>
      </w:r>
      <w:proofErr w:type="spellEnd"/>
      <w:r>
        <w:t xml:space="preserve"> Breaker] </w:t>
      </w:r>
      <w:proofErr w:type="spellStart"/>
      <w:r>
        <w:t>Wompi</w:t>
      </w:r>
      <w:proofErr w:type="spellEnd"/>
      <w:r>
        <w:t xml:space="preserve"> API </w:t>
      </w:r>
      <w:proofErr w:type="spellStart"/>
      <w:r>
        <w:t>circuit</w:t>
      </w:r>
      <w:proofErr w:type="spellEnd"/>
      <w:r>
        <w:t xml:space="preserve"> OPEN - </w:t>
      </w:r>
      <w:proofErr w:type="spellStart"/>
      <w:r>
        <w:t>too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>');</w:t>
      </w:r>
    </w:p>
    <w:p w14:paraId="04B37211" w14:textId="5C5498E2" w:rsidR="007F7462" w:rsidRPr="007F7462" w:rsidRDefault="00BA69EE" w:rsidP="00BA69EE">
      <w:r>
        <w:t>});</w:t>
      </w:r>
    </w:p>
    <w:p w14:paraId="732BAC32" w14:textId="77777777" w:rsidR="007F7462" w:rsidRPr="007F7462" w:rsidRDefault="00000000" w:rsidP="007F7462">
      <w:r>
        <w:pict w14:anchorId="28950991">
          <v:rect id="_x0000_i1027" style="width:0;height:1.5pt" o:hralign="center" o:hrstd="t" o:hr="t" fillcolor="#a0a0a0" stroked="f"/>
        </w:pict>
      </w:r>
    </w:p>
    <w:p w14:paraId="6D79F8F1" w14:textId="77777777" w:rsidR="007F7462" w:rsidRPr="007F7462" w:rsidRDefault="007F7462" w:rsidP="007F7462">
      <w:pPr>
        <w:rPr>
          <w:b/>
          <w:bCs/>
        </w:rPr>
      </w:pPr>
      <w:r w:rsidRPr="007F7462">
        <w:rPr>
          <w:b/>
          <w:bCs/>
        </w:rPr>
        <w:t xml:space="preserve">3. </w:t>
      </w:r>
      <w:proofErr w:type="spellStart"/>
      <w:r w:rsidRPr="007F7462">
        <w:rPr>
          <w:b/>
          <w:bCs/>
        </w:rPr>
        <w:t>Observabilidad</w:t>
      </w:r>
      <w:proofErr w:type="spellEnd"/>
    </w:p>
    <w:p w14:paraId="7B501C46" w14:textId="77777777" w:rsidR="007F7462" w:rsidRPr="007F7462" w:rsidRDefault="007F7462" w:rsidP="007F7462">
      <w:pPr>
        <w:rPr>
          <w:b/>
          <w:bCs/>
        </w:rPr>
      </w:pPr>
      <w:r w:rsidRPr="007F7462">
        <w:rPr>
          <w:rFonts w:ascii="Segoe UI Emoji" w:hAnsi="Segoe UI Emoji" w:cs="Segoe UI Emoji"/>
          <w:b/>
          <w:bCs/>
        </w:rPr>
        <w:t>🟠</w:t>
      </w:r>
      <w:r w:rsidRPr="007F7462">
        <w:rPr>
          <w:b/>
          <w:bCs/>
        </w:rPr>
        <w:t xml:space="preserve"> Problemas Importantes</w:t>
      </w:r>
    </w:p>
    <w:p w14:paraId="4B59AAD5" w14:textId="77777777" w:rsidR="007F7462" w:rsidRPr="007F7462" w:rsidRDefault="007F7462" w:rsidP="007F7462">
      <w:pPr>
        <w:rPr>
          <w:b/>
          <w:bCs/>
        </w:rPr>
      </w:pPr>
      <w:r w:rsidRPr="007F7462">
        <w:rPr>
          <w:b/>
          <w:bCs/>
        </w:rPr>
        <w:t xml:space="preserve">3.1 </w:t>
      </w:r>
      <w:proofErr w:type="spellStart"/>
      <w:r w:rsidRPr="007F7462">
        <w:rPr>
          <w:b/>
          <w:bCs/>
        </w:rPr>
        <w:t>Logging</w:t>
      </w:r>
      <w:proofErr w:type="spellEnd"/>
      <w:r w:rsidRPr="007F7462">
        <w:rPr>
          <w:b/>
          <w:bCs/>
        </w:rPr>
        <w:t xml:space="preserve"> No Estructurado</w:t>
      </w:r>
    </w:p>
    <w:p w14:paraId="49FB7B87" w14:textId="77777777" w:rsidR="007F7462" w:rsidRPr="007F7462" w:rsidRDefault="007F7462" w:rsidP="007F7462">
      <w:r w:rsidRPr="007F7462">
        <w:rPr>
          <w:b/>
          <w:bCs/>
        </w:rPr>
        <w:t>Estado Actual</w:t>
      </w:r>
      <w:r w:rsidRPr="007F7462">
        <w:t>: </w:t>
      </w:r>
      <w:proofErr w:type="gramStart"/>
      <w:r w:rsidRPr="007F7462">
        <w:t>console.log(</w:t>
      </w:r>
      <w:proofErr w:type="gramEnd"/>
      <w:r w:rsidRPr="007F7462">
        <w:t>) sin contexto ni niveles:</w:t>
      </w:r>
    </w:p>
    <w:p w14:paraId="7311FDDA" w14:textId="07964953" w:rsidR="007F7462" w:rsidRPr="007F7462" w:rsidRDefault="00BA69EE" w:rsidP="007F7462">
      <w:pPr>
        <w:numPr>
          <w:ilvl w:val="0"/>
          <w:numId w:val="13"/>
        </w:numPr>
      </w:pPr>
      <w:r w:rsidRPr="00BA69EE">
        <w:t>console.log("[</w:t>
      </w:r>
      <w:proofErr w:type="spellStart"/>
      <w:r w:rsidRPr="00BA69EE">
        <w:t>payments_init</w:t>
      </w:r>
      <w:proofErr w:type="spellEnd"/>
      <w:r w:rsidRPr="00BA69EE">
        <w:t xml:space="preserve">] Generando firma de integridad:", </w:t>
      </w:r>
      <w:proofErr w:type="gramStart"/>
      <w:r w:rsidRPr="00BA69EE">
        <w:t xml:space="preserve">{ </w:t>
      </w:r>
      <w:proofErr w:type="spellStart"/>
      <w:r w:rsidRPr="00BA69EE">
        <w:t>reference</w:t>
      </w:r>
      <w:proofErr w:type="spellEnd"/>
      <w:proofErr w:type="gramEnd"/>
      <w:r w:rsidRPr="00BA69EE">
        <w:t xml:space="preserve">, </w:t>
      </w:r>
      <w:proofErr w:type="spellStart"/>
      <w:proofErr w:type="gramStart"/>
      <w:r w:rsidRPr="00BA69EE">
        <w:t>amount</w:t>
      </w:r>
      <w:proofErr w:type="spellEnd"/>
      <w:r w:rsidRPr="00BA69EE">
        <w:t xml:space="preserve"> }</w:t>
      </w:r>
      <w:proofErr w:type="gramEnd"/>
      <w:r w:rsidRPr="00BA69EE">
        <w:t>);</w:t>
      </w:r>
    </w:p>
    <w:p w14:paraId="14447E72" w14:textId="77777777" w:rsidR="007F7462" w:rsidRPr="007F7462" w:rsidRDefault="007F7462" w:rsidP="007F7462">
      <w:r w:rsidRPr="007F7462">
        <w:rPr>
          <w:b/>
          <w:bCs/>
        </w:rPr>
        <w:t>Solución</w:t>
      </w:r>
      <w:r w:rsidRPr="007F7462">
        <w:t>: Migrar a </w:t>
      </w:r>
      <w:r w:rsidRPr="007F7462">
        <w:rPr>
          <w:b/>
          <w:bCs/>
        </w:rPr>
        <w:t>Winston</w:t>
      </w:r>
      <w:r w:rsidRPr="007F7462">
        <w:t> o </w:t>
      </w:r>
      <w:r w:rsidRPr="007F7462">
        <w:rPr>
          <w:b/>
          <w:bCs/>
        </w:rPr>
        <w:t>Bunyan</w:t>
      </w:r>
      <w:r w:rsidRPr="007F7462">
        <w:t xml:space="preserve"> con </w:t>
      </w:r>
      <w:proofErr w:type="spellStart"/>
      <w:r w:rsidRPr="007F7462">
        <w:t>structured</w:t>
      </w:r>
      <w:proofErr w:type="spellEnd"/>
      <w:r w:rsidRPr="007F7462">
        <w:t xml:space="preserve"> </w:t>
      </w:r>
      <w:proofErr w:type="spellStart"/>
      <w:r w:rsidRPr="007F7462">
        <w:t>logging</w:t>
      </w:r>
      <w:proofErr w:type="spellEnd"/>
      <w:r w:rsidRPr="007F7462">
        <w:t>:</w:t>
      </w:r>
    </w:p>
    <w:p w14:paraId="7D7CD7F2" w14:textId="77777777" w:rsidR="00BA69EE" w:rsidRDefault="00BA69EE" w:rsidP="00BA69EE">
      <w:proofErr w:type="spellStart"/>
      <w:r>
        <w:t>import</w:t>
      </w:r>
      <w:proofErr w:type="spellEnd"/>
      <w:r>
        <w:t xml:space="preserve"> </w:t>
      </w:r>
      <w:proofErr w:type="spellStart"/>
      <w:r>
        <w:t>winston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winston</w:t>
      </w:r>
      <w:proofErr w:type="spellEnd"/>
      <w:r>
        <w:t>';</w:t>
      </w:r>
    </w:p>
    <w:p w14:paraId="3975675C" w14:textId="77777777" w:rsidR="00BA69EE" w:rsidRDefault="00BA69EE" w:rsidP="00BA69EE"/>
    <w:p w14:paraId="680B056B" w14:textId="77777777" w:rsidR="00BA69EE" w:rsidRDefault="00BA69EE" w:rsidP="00BA69EE">
      <w:proofErr w:type="spellStart"/>
      <w:r>
        <w:t>const</w:t>
      </w:r>
      <w:proofErr w:type="spellEnd"/>
      <w:r>
        <w:t xml:space="preserve"> </w:t>
      </w:r>
      <w:proofErr w:type="spellStart"/>
      <w:r>
        <w:t>logger</w:t>
      </w:r>
      <w:proofErr w:type="spellEnd"/>
      <w:r>
        <w:t xml:space="preserve"> = </w:t>
      </w:r>
      <w:proofErr w:type="spellStart"/>
      <w:proofErr w:type="gramStart"/>
      <w:r>
        <w:t>winston.createLogger</w:t>
      </w:r>
      <w:proofErr w:type="spellEnd"/>
      <w:proofErr w:type="gramEnd"/>
      <w:r>
        <w:t>({</w:t>
      </w:r>
    </w:p>
    <w:p w14:paraId="09DBC147" w14:textId="77777777" w:rsidR="00BA69EE" w:rsidRDefault="00BA69EE" w:rsidP="00BA69EE">
      <w:r>
        <w:t xml:space="preserve">  </w:t>
      </w:r>
      <w:proofErr w:type="spellStart"/>
      <w:r>
        <w:t>level</w:t>
      </w:r>
      <w:proofErr w:type="spellEnd"/>
      <w:r>
        <w:t xml:space="preserve">: </w:t>
      </w:r>
      <w:proofErr w:type="spellStart"/>
      <w:r>
        <w:t>process.env.LOG_LEVEL</w:t>
      </w:r>
      <w:proofErr w:type="spellEnd"/>
      <w:r>
        <w:t xml:space="preserve"> || '</w:t>
      </w:r>
      <w:proofErr w:type="spellStart"/>
      <w:r>
        <w:t>info</w:t>
      </w:r>
      <w:proofErr w:type="spellEnd"/>
      <w:r>
        <w:t>',</w:t>
      </w:r>
    </w:p>
    <w:p w14:paraId="4E926761" w14:textId="77777777" w:rsidR="00BA69EE" w:rsidRDefault="00BA69EE" w:rsidP="00BA69EE">
      <w:r>
        <w:t xml:space="preserve">  </w:t>
      </w:r>
      <w:proofErr w:type="spellStart"/>
      <w:r>
        <w:t>format</w:t>
      </w:r>
      <w:proofErr w:type="spellEnd"/>
      <w:r>
        <w:t xml:space="preserve">: </w:t>
      </w:r>
      <w:proofErr w:type="spellStart"/>
      <w:proofErr w:type="gramStart"/>
      <w:r>
        <w:t>winston.format</w:t>
      </w:r>
      <w:proofErr w:type="gramEnd"/>
      <w:r>
        <w:t>.</w:t>
      </w:r>
      <w:proofErr w:type="gramStart"/>
      <w:r>
        <w:t>combine</w:t>
      </w:r>
      <w:proofErr w:type="spellEnd"/>
      <w:r>
        <w:t>(</w:t>
      </w:r>
      <w:proofErr w:type="gramEnd"/>
    </w:p>
    <w:p w14:paraId="6194E2FB" w14:textId="77777777" w:rsidR="00BA69EE" w:rsidRDefault="00BA69EE" w:rsidP="00BA69EE">
      <w:r>
        <w:t xml:space="preserve">    </w:t>
      </w:r>
      <w:proofErr w:type="spellStart"/>
      <w:proofErr w:type="gramStart"/>
      <w:r>
        <w:t>winston.format</w:t>
      </w:r>
      <w:proofErr w:type="gramEnd"/>
      <w:r>
        <w:t>.</w:t>
      </w:r>
      <w:proofErr w:type="gramStart"/>
      <w:r>
        <w:t>timestamp</w:t>
      </w:r>
      <w:proofErr w:type="spellEnd"/>
      <w:r>
        <w:t>(</w:t>
      </w:r>
      <w:proofErr w:type="gramEnd"/>
      <w:r>
        <w:t>),</w:t>
      </w:r>
    </w:p>
    <w:p w14:paraId="27D4A2DB" w14:textId="77777777" w:rsidR="00BA69EE" w:rsidRDefault="00BA69EE" w:rsidP="00BA69EE">
      <w:r>
        <w:t xml:space="preserve">    </w:t>
      </w:r>
      <w:proofErr w:type="spellStart"/>
      <w:proofErr w:type="gramStart"/>
      <w:r>
        <w:t>winston.format</w:t>
      </w:r>
      <w:proofErr w:type="gramEnd"/>
      <w:r>
        <w:t>.</w:t>
      </w:r>
      <w:proofErr w:type="gramStart"/>
      <w:r>
        <w:t>errors</w:t>
      </w:r>
      <w:proofErr w:type="spellEnd"/>
      <w:r>
        <w:t xml:space="preserve">({ </w:t>
      </w:r>
      <w:proofErr w:type="spellStart"/>
      <w:r>
        <w:t>stack</w:t>
      </w:r>
      <w:proofErr w:type="spellEnd"/>
      <w:proofErr w:type="gramEnd"/>
      <w:r>
        <w:t xml:space="preserve">: </w:t>
      </w:r>
      <w:proofErr w:type="gramStart"/>
      <w:r>
        <w:t>true }</w:t>
      </w:r>
      <w:proofErr w:type="gramEnd"/>
      <w:r>
        <w:t>),</w:t>
      </w:r>
    </w:p>
    <w:p w14:paraId="23788613" w14:textId="77777777" w:rsidR="00BA69EE" w:rsidRDefault="00BA69EE" w:rsidP="00BA69EE">
      <w:r>
        <w:t xml:space="preserve">    </w:t>
      </w:r>
      <w:proofErr w:type="spellStart"/>
      <w:proofErr w:type="gramStart"/>
      <w:r>
        <w:t>winston.format</w:t>
      </w:r>
      <w:proofErr w:type="gramEnd"/>
      <w:r>
        <w:t>.</w:t>
      </w:r>
      <w:proofErr w:type="gramStart"/>
      <w:r>
        <w:t>json</w:t>
      </w:r>
      <w:proofErr w:type="spellEnd"/>
      <w:r>
        <w:t>(</w:t>
      </w:r>
      <w:proofErr w:type="gramEnd"/>
      <w:r>
        <w:t>)</w:t>
      </w:r>
    </w:p>
    <w:p w14:paraId="61BC4A90" w14:textId="77777777" w:rsidR="00BA69EE" w:rsidRDefault="00BA69EE" w:rsidP="00BA69EE">
      <w:r>
        <w:t xml:space="preserve">  ),</w:t>
      </w:r>
    </w:p>
    <w:p w14:paraId="0F8550FB" w14:textId="77777777" w:rsidR="00BA69EE" w:rsidRDefault="00BA69EE" w:rsidP="00BA69EE">
      <w:r>
        <w:t xml:space="preserve">  </w:t>
      </w:r>
      <w:proofErr w:type="spellStart"/>
      <w:r>
        <w:t>defaultMeta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service</w:t>
      </w:r>
      <w:proofErr w:type="spellEnd"/>
      <w:proofErr w:type="gramEnd"/>
      <w:r>
        <w:t>: '</w:t>
      </w:r>
      <w:proofErr w:type="spellStart"/>
      <w:r>
        <w:t>tramiteya-functions</w:t>
      </w:r>
      <w:proofErr w:type="spellEnd"/>
      <w:proofErr w:type="gramStart"/>
      <w:r>
        <w:t>' }</w:t>
      </w:r>
      <w:proofErr w:type="gramEnd"/>
      <w:r>
        <w:t>,</w:t>
      </w:r>
    </w:p>
    <w:p w14:paraId="0880586C" w14:textId="77777777" w:rsidR="00BA69EE" w:rsidRDefault="00BA69EE" w:rsidP="00BA69EE">
      <w:r>
        <w:t xml:space="preserve">  </w:t>
      </w:r>
      <w:proofErr w:type="spellStart"/>
      <w:r>
        <w:t>transports</w:t>
      </w:r>
      <w:proofErr w:type="spellEnd"/>
      <w:r>
        <w:t>: [</w:t>
      </w:r>
    </w:p>
    <w:p w14:paraId="3ECCD34B" w14:textId="77777777" w:rsidR="00BA69EE" w:rsidRDefault="00BA69EE" w:rsidP="00BA69EE">
      <w:r>
        <w:t xml:space="preserve">    new </w:t>
      </w:r>
      <w:proofErr w:type="spellStart"/>
      <w:proofErr w:type="gramStart"/>
      <w:r>
        <w:t>winston.transports</w:t>
      </w:r>
      <w:proofErr w:type="gramEnd"/>
      <w:r>
        <w:t>.</w:t>
      </w:r>
      <w:proofErr w:type="gramStart"/>
      <w:r>
        <w:t>Console</w:t>
      </w:r>
      <w:proofErr w:type="spellEnd"/>
      <w:r>
        <w:t>(</w:t>
      </w:r>
      <w:proofErr w:type="gramEnd"/>
      <w:r>
        <w:t>),</w:t>
      </w:r>
    </w:p>
    <w:p w14:paraId="52D2B697" w14:textId="77777777" w:rsidR="00BA69EE" w:rsidRDefault="00BA69EE" w:rsidP="00BA69EE">
      <w:r>
        <w:t xml:space="preserve">    // En producción: enviar a Cloud </w:t>
      </w:r>
      <w:proofErr w:type="spellStart"/>
      <w:r>
        <w:t>Logging</w:t>
      </w:r>
      <w:proofErr w:type="spellEnd"/>
    </w:p>
    <w:p w14:paraId="78B3B098" w14:textId="77777777" w:rsidR="00BA69EE" w:rsidRDefault="00BA69EE" w:rsidP="00BA69EE">
      <w:r>
        <w:t xml:space="preserve">  ]</w:t>
      </w:r>
    </w:p>
    <w:p w14:paraId="208AAD15" w14:textId="77777777" w:rsidR="00BA69EE" w:rsidRDefault="00BA69EE" w:rsidP="00BA69EE">
      <w:r>
        <w:t>});</w:t>
      </w:r>
    </w:p>
    <w:p w14:paraId="031ECDD5" w14:textId="77777777" w:rsidR="00BA69EE" w:rsidRDefault="00BA69EE" w:rsidP="00BA69EE"/>
    <w:p w14:paraId="4FCB17A1" w14:textId="77777777" w:rsidR="00BA69EE" w:rsidRDefault="00BA69EE" w:rsidP="00BA69EE">
      <w:proofErr w:type="gramStart"/>
      <w:r>
        <w:t>logger.info(</w:t>
      </w:r>
      <w:proofErr w:type="gramEnd"/>
      <w:r>
        <w:t xml:space="preserve">'Payment </w:t>
      </w:r>
      <w:proofErr w:type="spellStart"/>
      <w:r>
        <w:t>initialization</w:t>
      </w:r>
      <w:proofErr w:type="spellEnd"/>
      <w:r>
        <w:t>', {</w:t>
      </w:r>
    </w:p>
    <w:p w14:paraId="3D565E9F" w14:textId="77777777" w:rsidR="00BA69EE" w:rsidRDefault="00BA69EE" w:rsidP="00BA69EE">
      <w:r>
        <w:t xml:space="preserve">  </w:t>
      </w:r>
      <w:proofErr w:type="spellStart"/>
      <w:r>
        <w:t>orderId</w:t>
      </w:r>
      <w:proofErr w:type="spellEnd"/>
      <w:r>
        <w:t xml:space="preserve">: </w:t>
      </w:r>
      <w:proofErr w:type="spellStart"/>
      <w:r>
        <w:t>order.id</w:t>
      </w:r>
      <w:proofErr w:type="spellEnd"/>
      <w:r>
        <w:t>,</w:t>
      </w:r>
    </w:p>
    <w:p w14:paraId="3578D028" w14:textId="77777777" w:rsidR="00BA69EE" w:rsidRDefault="00BA69EE" w:rsidP="00BA69EE">
      <w:r>
        <w:t xml:space="preserve">  </w:t>
      </w:r>
      <w:proofErr w:type="spellStart"/>
      <w:r>
        <w:t>amount</w:t>
      </w:r>
      <w:proofErr w:type="spellEnd"/>
      <w:r>
        <w:t xml:space="preserve">: </w:t>
      </w:r>
      <w:proofErr w:type="spellStart"/>
      <w:proofErr w:type="gramStart"/>
      <w:r>
        <w:t>order.amount</w:t>
      </w:r>
      <w:proofErr w:type="spellEnd"/>
      <w:proofErr w:type="gramEnd"/>
      <w:r>
        <w:t>,</w:t>
      </w:r>
    </w:p>
    <w:p w14:paraId="76D65290" w14:textId="77777777" w:rsidR="00BA69EE" w:rsidRDefault="00BA69EE" w:rsidP="00BA69EE">
      <w:r>
        <w:lastRenderedPageBreak/>
        <w:t xml:space="preserve">  </w:t>
      </w:r>
      <w:proofErr w:type="spellStart"/>
      <w:r>
        <w:t>reference</w:t>
      </w:r>
      <w:proofErr w:type="spellEnd"/>
      <w:r>
        <w:t xml:space="preserve">: </w:t>
      </w:r>
      <w:proofErr w:type="spellStart"/>
      <w:r>
        <w:t>reference</w:t>
      </w:r>
      <w:proofErr w:type="spellEnd"/>
      <w:r>
        <w:t>,</w:t>
      </w:r>
    </w:p>
    <w:p w14:paraId="172A5BD2" w14:textId="77777777" w:rsidR="00BA69EE" w:rsidRDefault="00BA69EE" w:rsidP="00BA69EE">
      <w:r>
        <w:t xml:space="preserve">  </w:t>
      </w:r>
      <w:proofErr w:type="spellStart"/>
      <w:r>
        <w:t>paymentMode</w:t>
      </w:r>
      <w:proofErr w:type="spellEnd"/>
      <w:r>
        <w:t xml:space="preserve">: </w:t>
      </w:r>
      <w:proofErr w:type="spellStart"/>
      <w:proofErr w:type="gramStart"/>
      <w:r>
        <w:t>useMock</w:t>
      </w:r>
      <w:proofErr w:type="spellEnd"/>
      <w:r>
        <w:t xml:space="preserve"> ?</w:t>
      </w:r>
      <w:proofErr w:type="gramEnd"/>
      <w:r>
        <w:t xml:space="preserve"> '</w:t>
      </w:r>
      <w:proofErr w:type="spellStart"/>
      <w:r>
        <w:t>mock</w:t>
      </w:r>
      <w:proofErr w:type="spellEnd"/>
      <w:proofErr w:type="gramStart"/>
      <w:r>
        <w:t>' :</w:t>
      </w:r>
      <w:proofErr w:type="gramEnd"/>
      <w:r>
        <w:t xml:space="preserve"> '</w:t>
      </w:r>
      <w:proofErr w:type="spellStart"/>
      <w:r>
        <w:t>wompi</w:t>
      </w:r>
      <w:proofErr w:type="spellEnd"/>
      <w:r>
        <w:t>'</w:t>
      </w:r>
    </w:p>
    <w:p w14:paraId="0448A144" w14:textId="4F11445B" w:rsidR="007F7462" w:rsidRPr="007F7462" w:rsidRDefault="00BA69EE" w:rsidP="00BA69EE">
      <w:r>
        <w:t>});</w:t>
      </w:r>
    </w:p>
    <w:p w14:paraId="715F5A95" w14:textId="77777777" w:rsidR="007F7462" w:rsidRPr="007F7462" w:rsidRDefault="007F7462" w:rsidP="007F7462">
      <w:pPr>
        <w:rPr>
          <w:b/>
          <w:bCs/>
        </w:rPr>
      </w:pPr>
      <w:r w:rsidRPr="007F7462">
        <w:rPr>
          <w:b/>
          <w:bCs/>
        </w:rPr>
        <w:t>3.2 Sin Métricas de Performance</w:t>
      </w:r>
    </w:p>
    <w:p w14:paraId="7222FEC3" w14:textId="77777777" w:rsidR="007F7462" w:rsidRPr="007F7462" w:rsidRDefault="007F7462" w:rsidP="007F7462">
      <w:r w:rsidRPr="007F7462">
        <w:rPr>
          <w:b/>
          <w:bCs/>
        </w:rPr>
        <w:t>Faltantes</w:t>
      </w:r>
      <w:r w:rsidRPr="007F7462">
        <w:t>:</w:t>
      </w:r>
    </w:p>
    <w:p w14:paraId="439469C3" w14:textId="77777777" w:rsidR="007F7462" w:rsidRPr="007F7462" w:rsidRDefault="007F7462" w:rsidP="007F7462">
      <w:pPr>
        <w:numPr>
          <w:ilvl w:val="0"/>
          <w:numId w:val="15"/>
        </w:numPr>
      </w:pPr>
      <w:r w:rsidRPr="007F7462">
        <w:t xml:space="preserve">Tiempo de respuesta de </w:t>
      </w:r>
      <w:proofErr w:type="spellStart"/>
      <w:r w:rsidRPr="007F7462">
        <w:t>endpoints</w:t>
      </w:r>
      <w:proofErr w:type="spellEnd"/>
    </w:p>
    <w:p w14:paraId="2FAA3F79" w14:textId="77777777" w:rsidR="007F7462" w:rsidRPr="007F7462" w:rsidRDefault="007F7462" w:rsidP="007F7462">
      <w:pPr>
        <w:numPr>
          <w:ilvl w:val="0"/>
          <w:numId w:val="15"/>
        </w:numPr>
      </w:pPr>
      <w:r w:rsidRPr="007F7462">
        <w:t>Tasa de éxito/fallo de pagos</w:t>
      </w:r>
    </w:p>
    <w:p w14:paraId="3151D26F" w14:textId="77777777" w:rsidR="007F7462" w:rsidRPr="007F7462" w:rsidRDefault="007F7462" w:rsidP="007F7462">
      <w:pPr>
        <w:numPr>
          <w:ilvl w:val="0"/>
          <w:numId w:val="15"/>
        </w:numPr>
      </w:pPr>
      <w:r w:rsidRPr="007F7462">
        <w:t xml:space="preserve">Latencia de integración </w:t>
      </w:r>
      <w:proofErr w:type="spellStart"/>
      <w:r w:rsidRPr="007F7462">
        <w:t>Wompi</w:t>
      </w:r>
      <w:proofErr w:type="spellEnd"/>
    </w:p>
    <w:p w14:paraId="2B02BF1F" w14:textId="77777777" w:rsidR="007F7462" w:rsidRPr="007F7462" w:rsidRDefault="007F7462" w:rsidP="007F7462">
      <w:pPr>
        <w:numPr>
          <w:ilvl w:val="0"/>
          <w:numId w:val="15"/>
        </w:numPr>
      </w:pPr>
      <w:r w:rsidRPr="007F7462">
        <w:t>Uso de recursos (memoria, CPU)</w:t>
      </w:r>
    </w:p>
    <w:p w14:paraId="236AD717" w14:textId="77777777" w:rsidR="007F7462" w:rsidRPr="007F7462" w:rsidRDefault="007F7462" w:rsidP="007F7462">
      <w:r w:rsidRPr="007F7462">
        <w:rPr>
          <w:b/>
          <w:bCs/>
        </w:rPr>
        <w:t>Solución</w:t>
      </w:r>
      <w:r w:rsidRPr="007F7462">
        <w:t>: Integrar </w:t>
      </w:r>
      <w:proofErr w:type="spellStart"/>
      <w:r w:rsidRPr="007F7462">
        <w:rPr>
          <w:b/>
          <w:bCs/>
        </w:rPr>
        <w:t>OpenTelemetry</w:t>
      </w:r>
      <w:proofErr w:type="spellEnd"/>
      <w:r w:rsidRPr="007F7462">
        <w:t>:</w:t>
      </w:r>
    </w:p>
    <w:p w14:paraId="62E1A017" w14:textId="77777777" w:rsidR="00BA69EE" w:rsidRDefault="00BA69EE" w:rsidP="00BA69EE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metrics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opentelemetry</w:t>
      </w:r>
      <w:proofErr w:type="spellEnd"/>
      <w:r>
        <w:t>/api';</w:t>
      </w:r>
    </w:p>
    <w:p w14:paraId="04C78BAB" w14:textId="77777777" w:rsidR="00BA69EE" w:rsidRDefault="00BA69EE" w:rsidP="00BA69EE"/>
    <w:p w14:paraId="7645D584" w14:textId="77777777" w:rsidR="00BA69EE" w:rsidRDefault="00BA69EE" w:rsidP="00BA69EE">
      <w:proofErr w:type="spellStart"/>
      <w:r>
        <w:t>const</w:t>
      </w:r>
      <w:proofErr w:type="spellEnd"/>
      <w:r>
        <w:t xml:space="preserve"> meter = </w:t>
      </w:r>
      <w:proofErr w:type="spellStart"/>
      <w:proofErr w:type="gramStart"/>
      <w:r>
        <w:t>metrics.getMeter</w:t>
      </w:r>
      <w:proofErr w:type="spellEnd"/>
      <w:proofErr w:type="gramEnd"/>
      <w:r>
        <w:t>('</w:t>
      </w:r>
      <w:proofErr w:type="spellStart"/>
      <w:r>
        <w:t>tramiteya-metrics</w:t>
      </w:r>
      <w:proofErr w:type="spellEnd"/>
      <w:r>
        <w:t>');</w:t>
      </w:r>
    </w:p>
    <w:p w14:paraId="701D2435" w14:textId="77777777" w:rsidR="00BA69EE" w:rsidRDefault="00BA69EE" w:rsidP="00BA69EE">
      <w:proofErr w:type="spellStart"/>
      <w:r>
        <w:t>const</w:t>
      </w:r>
      <w:proofErr w:type="spellEnd"/>
      <w:r>
        <w:t xml:space="preserve"> </w:t>
      </w:r>
      <w:proofErr w:type="spellStart"/>
      <w:r>
        <w:t>paymentDuration</w:t>
      </w:r>
      <w:proofErr w:type="spellEnd"/>
      <w:r>
        <w:t xml:space="preserve"> = </w:t>
      </w:r>
      <w:proofErr w:type="spellStart"/>
      <w:proofErr w:type="gramStart"/>
      <w:r>
        <w:t>meter.createHistogram</w:t>
      </w:r>
      <w:proofErr w:type="spellEnd"/>
      <w:proofErr w:type="gramEnd"/>
      <w:r>
        <w:t>('</w:t>
      </w:r>
      <w:proofErr w:type="spellStart"/>
      <w:r>
        <w:t>payment_duration_ms</w:t>
      </w:r>
      <w:proofErr w:type="spellEnd"/>
      <w:r>
        <w:t>', {</w:t>
      </w:r>
    </w:p>
    <w:p w14:paraId="2902FDD1" w14:textId="77777777" w:rsidR="00BA69EE" w:rsidRDefault="00BA69EE" w:rsidP="00BA69EE">
      <w:r>
        <w:t xml:space="preserve">  </w:t>
      </w:r>
      <w:proofErr w:type="spellStart"/>
      <w:r>
        <w:t>description</w:t>
      </w:r>
      <w:proofErr w:type="spellEnd"/>
      <w:r>
        <w:t xml:space="preserve">: 'Payment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>'</w:t>
      </w:r>
    </w:p>
    <w:p w14:paraId="72CFF870" w14:textId="77777777" w:rsidR="00BA69EE" w:rsidRDefault="00BA69EE" w:rsidP="00BA69EE">
      <w:r>
        <w:t>});</w:t>
      </w:r>
    </w:p>
    <w:p w14:paraId="2F7AE5C3" w14:textId="77777777" w:rsidR="00BA69EE" w:rsidRDefault="00BA69EE" w:rsidP="00BA69EE"/>
    <w:p w14:paraId="18CD3419" w14:textId="77777777" w:rsidR="00BA69EE" w:rsidRDefault="00BA69EE" w:rsidP="00BA69EE">
      <w:proofErr w:type="spellStart"/>
      <w:r>
        <w:t>const</w:t>
      </w:r>
      <w:proofErr w:type="spellEnd"/>
      <w:r>
        <w:t xml:space="preserve"> </w:t>
      </w:r>
      <w:proofErr w:type="spellStart"/>
      <w:r>
        <w:t>startTime</w:t>
      </w:r>
      <w:proofErr w:type="spellEnd"/>
      <w:r>
        <w:t xml:space="preserve"> =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);</w:t>
      </w:r>
    </w:p>
    <w:p w14:paraId="135456C9" w14:textId="77777777" w:rsidR="00BA69EE" w:rsidRDefault="00BA69EE" w:rsidP="00BA69EE">
      <w:r>
        <w:t>try {</w:t>
      </w:r>
    </w:p>
    <w:p w14:paraId="25921D3C" w14:textId="77777777" w:rsidR="00BA69EE" w:rsidRDefault="00BA69EE" w:rsidP="00BA69EE">
      <w:r>
        <w:t xml:space="preserve">  // ...lógica de pago</w:t>
      </w:r>
    </w:p>
    <w:p w14:paraId="717853D2" w14:textId="77777777" w:rsidR="00BA69EE" w:rsidRDefault="00BA69EE" w:rsidP="00BA69EE">
      <w:r>
        <w:t xml:space="preserve">  </w:t>
      </w:r>
      <w:proofErr w:type="spellStart"/>
      <w:r>
        <w:t>paymentDuration.record</w:t>
      </w:r>
      <w:proofErr w:type="spellEnd"/>
      <w:r>
        <w:t>(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 xml:space="preserve">) - </w:t>
      </w:r>
      <w:proofErr w:type="spellStart"/>
      <w:r>
        <w:t>startTime</w:t>
      </w:r>
      <w:proofErr w:type="spellEnd"/>
      <w:r>
        <w:t xml:space="preserve">, </w:t>
      </w:r>
      <w:proofErr w:type="gramStart"/>
      <w:r>
        <w:t>{ status</w:t>
      </w:r>
      <w:proofErr w:type="gramEnd"/>
      <w:r>
        <w:t>: '</w:t>
      </w:r>
      <w:proofErr w:type="spellStart"/>
      <w:r>
        <w:t>success</w:t>
      </w:r>
      <w:proofErr w:type="spellEnd"/>
      <w:proofErr w:type="gramStart"/>
      <w:r>
        <w:t>' }</w:t>
      </w:r>
      <w:proofErr w:type="gramEnd"/>
      <w:r>
        <w:t>);</w:t>
      </w:r>
    </w:p>
    <w:p w14:paraId="30349501" w14:textId="77777777" w:rsidR="00BA69EE" w:rsidRDefault="00BA69EE" w:rsidP="00BA69EE">
      <w:r>
        <w:t>} catch (error) {</w:t>
      </w:r>
    </w:p>
    <w:p w14:paraId="6C4508A0" w14:textId="77777777" w:rsidR="00BA69EE" w:rsidRDefault="00BA69EE" w:rsidP="00BA69EE">
      <w:r>
        <w:t xml:space="preserve">  </w:t>
      </w:r>
      <w:proofErr w:type="spellStart"/>
      <w:r>
        <w:t>paymentDuration.record</w:t>
      </w:r>
      <w:proofErr w:type="spellEnd"/>
      <w:r>
        <w:t>(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 xml:space="preserve">) - </w:t>
      </w:r>
      <w:proofErr w:type="spellStart"/>
      <w:r>
        <w:t>startTime</w:t>
      </w:r>
      <w:proofErr w:type="spellEnd"/>
      <w:r>
        <w:t xml:space="preserve">, </w:t>
      </w:r>
      <w:proofErr w:type="gramStart"/>
      <w:r>
        <w:t>{ status</w:t>
      </w:r>
      <w:proofErr w:type="gramEnd"/>
      <w:r>
        <w:t>: 'error</w:t>
      </w:r>
      <w:proofErr w:type="gramStart"/>
      <w:r>
        <w:t>' }</w:t>
      </w:r>
      <w:proofErr w:type="gramEnd"/>
      <w:r>
        <w:t>);</w:t>
      </w:r>
    </w:p>
    <w:p w14:paraId="7D73B0C1" w14:textId="2F68C3FC" w:rsidR="007F7462" w:rsidRPr="007F7462" w:rsidRDefault="00BA69EE" w:rsidP="00BA69EE">
      <w:r>
        <w:t>}</w:t>
      </w:r>
    </w:p>
    <w:p w14:paraId="5A50D3B3" w14:textId="77777777" w:rsidR="007F7462" w:rsidRPr="007F7462" w:rsidRDefault="007F7462" w:rsidP="007F7462">
      <w:pPr>
        <w:rPr>
          <w:b/>
          <w:bCs/>
        </w:rPr>
      </w:pPr>
      <w:r w:rsidRPr="007F7462">
        <w:rPr>
          <w:b/>
          <w:bCs/>
        </w:rPr>
        <w:t xml:space="preserve">3.3 Ausencia de Health Check </w:t>
      </w:r>
      <w:proofErr w:type="spellStart"/>
      <w:r w:rsidRPr="007F7462">
        <w:rPr>
          <w:b/>
          <w:bCs/>
        </w:rPr>
        <w:t>Endpoints</w:t>
      </w:r>
      <w:proofErr w:type="spellEnd"/>
    </w:p>
    <w:p w14:paraId="69D64FF8" w14:textId="77777777" w:rsidR="007F7462" w:rsidRPr="007F7462" w:rsidRDefault="007F7462" w:rsidP="007F7462">
      <w:r w:rsidRPr="007F7462">
        <w:rPr>
          <w:b/>
          <w:bCs/>
        </w:rPr>
        <w:t>Faltante</w:t>
      </w:r>
      <w:r w:rsidRPr="007F7462">
        <w:t>: /</w:t>
      </w:r>
      <w:proofErr w:type="spellStart"/>
      <w:r w:rsidRPr="007F7462">
        <w:t>health</w:t>
      </w:r>
      <w:proofErr w:type="spellEnd"/>
      <w:r w:rsidRPr="007F7462">
        <w:t> </w:t>
      </w:r>
      <w:proofErr w:type="spellStart"/>
      <w:r w:rsidRPr="007F7462">
        <w:t>endpoint</w:t>
      </w:r>
      <w:proofErr w:type="spellEnd"/>
      <w:r w:rsidRPr="007F7462">
        <w:t xml:space="preserve"> para verificar estado del sistema.</w:t>
      </w:r>
    </w:p>
    <w:p w14:paraId="5DC6C40B" w14:textId="77777777" w:rsidR="007F7462" w:rsidRPr="007F7462" w:rsidRDefault="007F7462" w:rsidP="007F7462">
      <w:r w:rsidRPr="007F7462">
        <w:rPr>
          <w:b/>
          <w:bCs/>
        </w:rPr>
        <w:t>Implementación Requerida</w:t>
      </w:r>
      <w:r w:rsidRPr="007F7462">
        <w:t>:</w:t>
      </w:r>
    </w:p>
    <w:p w14:paraId="762643E2" w14:textId="77777777" w:rsidR="00BA69EE" w:rsidRDefault="00BA69EE" w:rsidP="00BA69EE">
      <w:r>
        <w:t xml:space="preserve">// </w:t>
      </w:r>
      <w:proofErr w:type="spellStart"/>
      <w:r>
        <w:t>functions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health.ts</w:t>
      </w:r>
      <w:proofErr w:type="spellEnd"/>
    </w:p>
    <w:p w14:paraId="35072EB6" w14:textId="77777777" w:rsidR="00BA69EE" w:rsidRDefault="00BA69EE" w:rsidP="00BA69EE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= </w:t>
      </w:r>
      <w:proofErr w:type="spellStart"/>
      <w:proofErr w:type="gramStart"/>
      <w:r>
        <w:t>onRequest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: </w:t>
      </w:r>
      <w:proofErr w:type="spellStart"/>
      <w:r>
        <w:t>Request</w:t>
      </w:r>
      <w:proofErr w:type="spellEnd"/>
      <w:r>
        <w:t>, res: Response) =&gt; {</w:t>
      </w:r>
    </w:p>
    <w:p w14:paraId="6F97CE76" w14:textId="77777777" w:rsidR="00BA69EE" w:rsidRDefault="00BA69EE" w:rsidP="00BA69EE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= {</w:t>
      </w:r>
    </w:p>
    <w:p w14:paraId="2DD8769C" w14:textId="77777777" w:rsidR="00BA69EE" w:rsidRDefault="00BA69EE" w:rsidP="00BA69EE">
      <w:r>
        <w:t xml:space="preserve">    </w:t>
      </w:r>
      <w:proofErr w:type="spellStart"/>
      <w:r>
        <w:t>firestore</w:t>
      </w:r>
      <w:proofErr w:type="spellEnd"/>
      <w:r>
        <w:t>: false,</w:t>
      </w:r>
    </w:p>
    <w:p w14:paraId="644B0E52" w14:textId="77777777" w:rsidR="00BA69EE" w:rsidRDefault="00BA69EE" w:rsidP="00BA69EE">
      <w:r>
        <w:t xml:space="preserve">    </w:t>
      </w:r>
      <w:proofErr w:type="spellStart"/>
      <w:r>
        <w:t>wompi</w:t>
      </w:r>
      <w:proofErr w:type="spellEnd"/>
      <w:r>
        <w:t>: false,</w:t>
      </w:r>
    </w:p>
    <w:p w14:paraId="2E713CDA" w14:textId="77777777" w:rsidR="00BA69EE" w:rsidRDefault="00BA69EE" w:rsidP="00BA69EE">
      <w:r>
        <w:t xml:space="preserve">    </w:t>
      </w:r>
      <w:proofErr w:type="spellStart"/>
      <w:r>
        <w:t>timestamp</w:t>
      </w:r>
      <w:proofErr w:type="spellEnd"/>
      <w:r>
        <w:t>: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</w:t>
      </w:r>
    </w:p>
    <w:p w14:paraId="49384199" w14:textId="77777777" w:rsidR="00BA69EE" w:rsidRDefault="00BA69EE" w:rsidP="00BA69EE">
      <w:r>
        <w:t xml:space="preserve">  };</w:t>
      </w:r>
    </w:p>
    <w:p w14:paraId="0E397296" w14:textId="77777777" w:rsidR="00BA69EE" w:rsidRDefault="00BA69EE" w:rsidP="00BA69EE">
      <w:r>
        <w:t xml:space="preserve">  </w:t>
      </w:r>
    </w:p>
    <w:p w14:paraId="4CED9C77" w14:textId="77777777" w:rsidR="00BA69EE" w:rsidRDefault="00BA69EE" w:rsidP="00BA69EE">
      <w:r>
        <w:t xml:space="preserve">  try {</w:t>
      </w:r>
    </w:p>
    <w:p w14:paraId="52984F01" w14:textId="77777777" w:rsidR="00BA69EE" w:rsidRDefault="00BA69EE" w:rsidP="00BA69EE">
      <w:r>
        <w:t xml:space="preserve">    // Verificar </w:t>
      </w:r>
      <w:proofErr w:type="spellStart"/>
      <w:r>
        <w:t>Firestore</w:t>
      </w:r>
      <w:proofErr w:type="spellEnd"/>
    </w:p>
    <w:p w14:paraId="381BC808" w14:textId="77777777" w:rsidR="00BA69EE" w:rsidRDefault="00BA69EE" w:rsidP="00BA69E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ensureFirebase</w:t>
      </w:r>
      <w:proofErr w:type="spellEnd"/>
      <w:r>
        <w:t>(</w:t>
      </w:r>
      <w:proofErr w:type="gramEnd"/>
      <w:r>
        <w:t>);</w:t>
      </w:r>
    </w:p>
    <w:p w14:paraId="1CD5BF9D" w14:textId="77777777" w:rsidR="00BA69EE" w:rsidRDefault="00BA69EE" w:rsidP="00BA69EE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db.collection</w:t>
      </w:r>
      <w:proofErr w:type="spellEnd"/>
      <w:proofErr w:type="gramEnd"/>
      <w:r>
        <w:t>('</w:t>
      </w:r>
      <w:proofErr w:type="spellStart"/>
      <w:r>
        <w:t>config</w:t>
      </w:r>
      <w:proofErr w:type="spellEnd"/>
      <w:r>
        <w:t>').</w:t>
      </w:r>
      <w:proofErr w:type="spellStart"/>
      <w:r>
        <w:t>doc</w:t>
      </w:r>
      <w:proofErr w:type="spellEnd"/>
      <w:r>
        <w:t>('</w:t>
      </w:r>
      <w:proofErr w:type="spellStart"/>
      <w:r>
        <w:t>public</w:t>
      </w:r>
      <w:proofErr w:type="spellEnd"/>
      <w:r>
        <w:t>'</w:t>
      </w:r>
      <w:proofErr w:type="gramStart"/>
      <w:r>
        <w:t>).</w:t>
      </w:r>
      <w:proofErr w:type="spellStart"/>
      <w:r>
        <w:t>get</w:t>
      </w:r>
      <w:proofErr w:type="spellEnd"/>
      <w:proofErr w:type="gramEnd"/>
      <w:r>
        <w:t>();</w:t>
      </w:r>
    </w:p>
    <w:p w14:paraId="4F24A24E" w14:textId="77777777" w:rsidR="00BA69EE" w:rsidRDefault="00BA69EE" w:rsidP="00BA69EE">
      <w:r>
        <w:t xml:space="preserve">    </w:t>
      </w:r>
      <w:proofErr w:type="spellStart"/>
      <w:proofErr w:type="gramStart"/>
      <w:r>
        <w:t>checks.firestore</w:t>
      </w:r>
      <w:proofErr w:type="spellEnd"/>
      <w:proofErr w:type="gramEnd"/>
      <w:r>
        <w:t xml:space="preserve"> = true;</w:t>
      </w:r>
    </w:p>
    <w:p w14:paraId="4B7373FC" w14:textId="77777777" w:rsidR="00BA69EE" w:rsidRDefault="00BA69EE" w:rsidP="00BA69EE">
      <w:r>
        <w:t xml:space="preserve">  } catch (error) {</w:t>
      </w:r>
    </w:p>
    <w:p w14:paraId="273568BC" w14:textId="77777777" w:rsidR="00BA69EE" w:rsidRDefault="00BA69EE" w:rsidP="00BA69EE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('[</w:t>
      </w:r>
      <w:proofErr w:type="spellStart"/>
      <w:r>
        <w:t>health</w:t>
      </w:r>
      <w:proofErr w:type="spellEnd"/>
      <w:r>
        <w:t xml:space="preserve">]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:', error);</w:t>
      </w:r>
    </w:p>
    <w:p w14:paraId="46FFB423" w14:textId="77777777" w:rsidR="00BA69EE" w:rsidRDefault="00BA69EE" w:rsidP="00BA69EE">
      <w:r>
        <w:t xml:space="preserve">  }</w:t>
      </w:r>
    </w:p>
    <w:p w14:paraId="5AAE7343" w14:textId="77777777" w:rsidR="00BA69EE" w:rsidRDefault="00BA69EE" w:rsidP="00BA69EE">
      <w:r>
        <w:t xml:space="preserve">  </w:t>
      </w:r>
    </w:p>
    <w:p w14:paraId="7188B54B" w14:textId="77777777" w:rsidR="00BA69EE" w:rsidRDefault="00BA69EE" w:rsidP="00BA69EE">
      <w:r>
        <w:t xml:space="preserve">  try {</w:t>
      </w:r>
    </w:p>
    <w:p w14:paraId="249FE3ED" w14:textId="77777777" w:rsidR="00BA69EE" w:rsidRDefault="00BA69EE" w:rsidP="00BA69EE">
      <w:r>
        <w:t xml:space="preserve">    // Ping a </w:t>
      </w:r>
      <w:proofErr w:type="spellStart"/>
      <w:r>
        <w:t>Wompi</w:t>
      </w:r>
      <w:proofErr w:type="spellEnd"/>
      <w:r>
        <w:t xml:space="preserve"> API</w:t>
      </w:r>
    </w:p>
    <w:p w14:paraId="24F7C14F" w14:textId="77777777" w:rsidR="00BA69EE" w:rsidRDefault="00BA69EE" w:rsidP="00BA69E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wompiRes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>'https://production.wompi.co/v1/ping', {</w:t>
      </w:r>
    </w:p>
    <w:p w14:paraId="4FBFAEBE" w14:textId="77777777" w:rsidR="00BA69EE" w:rsidRDefault="00BA69EE" w:rsidP="00BA69EE">
      <w:r>
        <w:t xml:space="preserve">      </w:t>
      </w:r>
      <w:proofErr w:type="spellStart"/>
      <w:r>
        <w:t>timeout</w:t>
      </w:r>
      <w:proofErr w:type="spellEnd"/>
      <w:r>
        <w:t>: 3000</w:t>
      </w:r>
    </w:p>
    <w:p w14:paraId="079F8DF6" w14:textId="77777777" w:rsidR="00BA69EE" w:rsidRDefault="00BA69EE" w:rsidP="00BA69EE">
      <w:r>
        <w:t xml:space="preserve">    });</w:t>
      </w:r>
    </w:p>
    <w:p w14:paraId="0F15CF2B" w14:textId="77777777" w:rsidR="00BA69EE" w:rsidRDefault="00BA69EE" w:rsidP="00BA69EE">
      <w:r>
        <w:t xml:space="preserve">    </w:t>
      </w:r>
      <w:proofErr w:type="spellStart"/>
      <w:proofErr w:type="gramStart"/>
      <w:r>
        <w:t>checks.wompi</w:t>
      </w:r>
      <w:proofErr w:type="spellEnd"/>
      <w:proofErr w:type="gramEnd"/>
      <w:r>
        <w:t xml:space="preserve"> = </w:t>
      </w:r>
      <w:proofErr w:type="spellStart"/>
      <w:r>
        <w:t>wompiRes.ok</w:t>
      </w:r>
      <w:proofErr w:type="spellEnd"/>
      <w:r>
        <w:t>;</w:t>
      </w:r>
    </w:p>
    <w:p w14:paraId="52B94BF5" w14:textId="77777777" w:rsidR="00BA69EE" w:rsidRDefault="00BA69EE" w:rsidP="00BA69EE">
      <w:r>
        <w:t xml:space="preserve">  } catch (error) {</w:t>
      </w:r>
    </w:p>
    <w:p w14:paraId="29A3DDB5" w14:textId="77777777" w:rsidR="00BA69EE" w:rsidRDefault="00BA69EE" w:rsidP="00BA69EE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('[</w:t>
      </w:r>
      <w:proofErr w:type="spellStart"/>
      <w:r>
        <w:t>health</w:t>
      </w:r>
      <w:proofErr w:type="spellEnd"/>
      <w:r>
        <w:t xml:space="preserve">] </w:t>
      </w:r>
      <w:proofErr w:type="spellStart"/>
      <w:r>
        <w:t>Wompi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:', error);</w:t>
      </w:r>
    </w:p>
    <w:p w14:paraId="0E7D2B38" w14:textId="77777777" w:rsidR="00BA69EE" w:rsidRDefault="00BA69EE" w:rsidP="00BA69EE">
      <w:r>
        <w:t xml:space="preserve">  }</w:t>
      </w:r>
    </w:p>
    <w:p w14:paraId="72EFBB3D" w14:textId="77777777" w:rsidR="00BA69EE" w:rsidRDefault="00BA69EE" w:rsidP="00BA69EE">
      <w:r>
        <w:t xml:space="preserve">  </w:t>
      </w:r>
    </w:p>
    <w:p w14:paraId="71EF0054" w14:textId="77777777" w:rsidR="00BA69EE" w:rsidRDefault="00BA69EE" w:rsidP="00BA69E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allHealthy</w:t>
      </w:r>
      <w:proofErr w:type="spellEnd"/>
      <w:r>
        <w:t xml:space="preserve"> = </w:t>
      </w:r>
      <w:proofErr w:type="spellStart"/>
      <w:proofErr w:type="gramStart"/>
      <w:r>
        <w:t>checks.firestore</w:t>
      </w:r>
      <w:proofErr w:type="spellEnd"/>
      <w:proofErr w:type="gramEnd"/>
      <w:r>
        <w:t xml:space="preserve"> &amp;&amp; </w:t>
      </w:r>
      <w:proofErr w:type="spellStart"/>
      <w:proofErr w:type="gramStart"/>
      <w:r>
        <w:t>checks.wompi</w:t>
      </w:r>
      <w:proofErr w:type="spellEnd"/>
      <w:proofErr w:type="gramEnd"/>
      <w:r>
        <w:t>;</w:t>
      </w:r>
    </w:p>
    <w:p w14:paraId="78EC8961" w14:textId="77777777" w:rsidR="00BA69EE" w:rsidRDefault="00BA69EE" w:rsidP="00BA69EE">
      <w:r>
        <w:t xml:space="preserve">  </w:t>
      </w:r>
      <w:proofErr w:type="spellStart"/>
      <w:proofErr w:type="gramStart"/>
      <w:r>
        <w:t>res.status</w:t>
      </w:r>
      <w:proofErr w:type="spellEnd"/>
      <w:proofErr w:type="gramEnd"/>
      <w:r>
        <w:t>(</w:t>
      </w:r>
      <w:proofErr w:type="spellStart"/>
      <w:proofErr w:type="gramStart"/>
      <w:r>
        <w:t>allHealthy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200 :</w:t>
      </w:r>
      <w:proofErr w:type="gramEnd"/>
      <w:r>
        <w:t xml:space="preserve"> 503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255F399D" w14:textId="77777777" w:rsidR="00BA69EE" w:rsidRDefault="00BA69EE" w:rsidP="00BA69EE">
      <w:r>
        <w:t xml:space="preserve">    </w:t>
      </w:r>
      <w:proofErr w:type="gramStart"/>
      <w:r>
        <w:t>status</w:t>
      </w:r>
      <w:proofErr w:type="gramEnd"/>
      <w:r>
        <w:t xml:space="preserve">: </w:t>
      </w:r>
      <w:proofErr w:type="spellStart"/>
      <w:proofErr w:type="gramStart"/>
      <w:r>
        <w:t>allHealthy</w:t>
      </w:r>
      <w:proofErr w:type="spellEnd"/>
      <w:r>
        <w:t xml:space="preserve"> ?</w:t>
      </w:r>
      <w:proofErr w:type="gramEnd"/>
      <w:r>
        <w:t xml:space="preserve"> '</w:t>
      </w:r>
      <w:proofErr w:type="spellStart"/>
      <w:r>
        <w:t>healthy</w:t>
      </w:r>
      <w:proofErr w:type="spellEnd"/>
      <w:proofErr w:type="gramStart"/>
      <w:r>
        <w:t>' :</w:t>
      </w:r>
      <w:proofErr w:type="gramEnd"/>
      <w:r>
        <w:t xml:space="preserve"> '</w:t>
      </w:r>
      <w:proofErr w:type="spellStart"/>
      <w:r>
        <w:t>degraded</w:t>
      </w:r>
      <w:proofErr w:type="spellEnd"/>
      <w:r>
        <w:t>',</w:t>
      </w:r>
    </w:p>
    <w:p w14:paraId="5131FAC0" w14:textId="77777777" w:rsidR="00BA69EE" w:rsidRDefault="00BA69EE" w:rsidP="00BA69EE">
      <w:r>
        <w:t xml:space="preserve">    </w:t>
      </w:r>
      <w:proofErr w:type="spellStart"/>
      <w:r>
        <w:t>checks</w:t>
      </w:r>
      <w:proofErr w:type="spellEnd"/>
    </w:p>
    <w:p w14:paraId="056D72DE" w14:textId="77777777" w:rsidR="00BA69EE" w:rsidRDefault="00BA69EE" w:rsidP="00BA69EE">
      <w:r>
        <w:lastRenderedPageBreak/>
        <w:t xml:space="preserve">  });</w:t>
      </w:r>
    </w:p>
    <w:p w14:paraId="687D0A64" w14:textId="52DC5D54" w:rsidR="007F7462" w:rsidRPr="007F7462" w:rsidRDefault="00BA69EE" w:rsidP="00BA69EE">
      <w:r>
        <w:t>});</w:t>
      </w:r>
    </w:p>
    <w:p w14:paraId="200490E5" w14:textId="77777777" w:rsidR="007F7462" w:rsidRPr="007F7462" w:rsidRDefault="007F7462" w:rsidP="007F7462">
      <w:pPr>
        <w:rPr>
          <w:b/>
          <w:bCs/>
        </w:rPr>
      </w:pPr>
      <w:r w:rsidRPr="007F7462">
        <w:rPr>
          <w:b/>
          <w:bCs/>
        </w:rPr>
        <w:t xml:space="preserve">3.4 Sin </w:t>
      </w:r>
      <w:proofErr w:type="spellStart"/>
      <w:r w:rsidRPr="007F7462">
        <w:rPr>
          <w:b/>
          <w:bCs/>
        </w:rPr>
        <w:t>Tracing</w:t>
      </w:r>
      <w:proofErr w:type="spellEnd"/>
      <w:r w:rsidRPr="007F7462">
        <w:rPr>
          <w:b/>
          <w:bCs/>
        </w:rPr>
        <w:t xml:space="preserve"> Distribuido</w:t>
      </w:r>
    </w:p>
    <w:p w14:paraId="6A37709D" w14:textId="77777777" w:rsidR="007F7462" w:rsidRPr="007F7462" w:rsidRDefault="007F7462" w:rsidP="007F7462">
      <w:r w:rsidRPr="007F7462">
        <w:rPr>
          <w:b/>
          <w:bCs/>
        </w:rPr>
        <w:t>Problema</w:t>
      </w:r>
      <w:r w:rsidRPr="007F7462">
        <w:t>: Imposible seguir una transacción a través de múltiples funciones.</w:t>
      </w:r>
    </w:p>
    <w:p w14:paraId="6BE8258D" w14:textId="77777777" w:rsidR="007F7462" w:rsidRPr="007F7462" w:rsidRDefault="007F7462" w:rsidP="007F7462">
      <w:r w:rsidRPr="007F7462">
        <w:rPr>
          <w:b/>
          <w:bCs/>
        </w:rPr>
        <w:t>Solución</w:t>
      </w:r>
      <w:r w:rsidRPr="007F7462">
        <w:t>: Implementar </w:t>
      </w:r>
      <w:r w:rsidRPr="007F7462">
        <w:rPr>
          <w:b/>
          <w:bCs/>
        </w:rPr>
        <w:t>Cloud Trace</w:t>
      </w:r>
      <w:r w:rsidRPr="007F7462">
        <w:t> o </w:t>
      </w:r>
      <w:r w:rsidRPr="007F7462">
        <w:rPr>
          <w:b/>
          <w:bCs/>
        </w:rPr>
        <w:t>Jaeger</w:t>
      </w:r>
      <w:r w:rsidRPr="007F7462">
        <w:t>:</w:t>
      </w:r>
    </w:p>
    <w:p w14:paraId="6D02EE8E" w14:textId="77777777" w:rsidR="00BA69EE" w:rsidRDefault="00BA69EE" w:rsidP="00BA69EE">
      <w:proofErr w:type="spellStart"/>
      <w:r>
        <w:t>import</w:t>
      </w:r>
      <w:proofErr w:type="spellEnd"/>
      <w:r>
        <w:t xml:space="preserve"> </w:t>
      </w:r>
      <w:proofErr w:type="gramStart"/>
      <w:r>
        <w:t>{ trace</w:t>
      </w:r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opentelemetry</w:t>
      </w:r>
      <w:proofErr w:type="spellEnd"/>
      <w:r>
        <w:t>/api';</w:t>
      </w:r>
    </w:p>
    <w:p w14:paraId="24869E05" w14:textId="77777777" w:rsidR="00BA69EE" w:rsidRDefault="00BA69EE" w:rsidP="00BA69EE"/>
    <w:p w14:paraId="5B68F6F6" w14:textId="77777777" w:rsidR="00BA69EE" w:rsidRDefault="00BA69EE" w:rsidP="00BA69EE">
      <w:proofErr w:type="spellStart"/>
      <w:r>
        <w:t>const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= </w:t>
      </w:r>
      <w:proofErr w:type="spellStart"/>
      <w:proofErr w:type="gramStart"/>
      <w:r>
        <w:t>trace.getTracer</w:t>
      </w:r>
      <w:proofErr w:type="spellEnd"/>
      <w:proofErr w:type="gramEnd"/>
      <w:r>
        <w:t>('</w:t>
      </w:r>
      <w:proofErr w:type="spellStart"/>
      <w:r>
        <w:t>tramiteya-tracer</w:t>
      </w:r>
      <w:proofErr w:type="spellEnd"/>
      <w:r>
        <w:t>');</w:t>
      </w:r>
    </w:p>
    <w:p w14:paraId="64D730B4" w14:textId="77777777" w:rsidR="00BA69EE" w:rsidRDefault="00BA69EE" w:rsidP="00BA69EE"/>
    <w:p w14:paraId="2E745477" w14:textId="77777777" w:rsidR="00BA69EE" w:rsidRDefault="00BA69EE" w:rsidP="00BA69EE"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createOrder</w:t>
      </w:r>
      <w:proofErr w:type="spellEnd"/>
      <w:r>
        <w:t>(</w:t>
      </w:r>
      <w:proofErr w:type="spellStart"/>
      <w:proofErr w:type="gramEnd"/>
      <w:r>
        <w:t>req</w:t>
      </w:r>
      <w:proofErr w:type="spellEnd"/>
      <w:r>
        <w:t xml:space="preserve">: </w:t>
      </w:r>
      <w:proofErr w:type="spellStart"/>
      <w:r>
        <w:t>Request</w:t>
      </w:r>
      <w:proofErr w:type="spellEnd"/>
      <w:r>
        <w:t>, res: Response) {</w:t>
      </w:r>
    </w:p>
    <w:p w14:paraId="3FD9225C" w14:textId="77777777" w:rsidR="00BA69EE" w:rsidRDefault="00BA69EE" w:rsidP="00BA69E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span</w:t>
      </w:r>
      <w:proofErr w:type="spellEnd"/>
      <w:r>
        <w:t xml:space="preserve"> = </w:t>
      </w:r>
      <w:proofErr w:type="spellStart"/>
      <w:proofErr w:type="gramStart"/>
      <w:r>
        <w:t>tracer.startSpan</w:t>
      </w:r>
      <w:proofErr w:type="spellEnd"/>
      <w:proofErr w:type="gramEnd"/>
      <w:r>
        <w:t>('</w:t>
      </w:r>
      <w:proofErr w:type="spellStart"/>
      <w:r>
        <w:t>createOrder</w:t>
      </w:r>
      <w:proofErr w:type="spellEnd"/>
      <w:r>
        <w:t>');</w:t>
      </w:r>
    </w:p>
    <w:p w14:paraId="0808080E" w14:textId="77777777" w:rsidR="00BA69EE" w:rsidRDefault="00BA69EE" w:rsidP="00BA69EE">
      <w:r>
        <w:t xml:space="preserve">  </w:t>
      </w:r>
      <w:proofErr w:type="spellStart"/>
      <w:proofErr w:type="gramStart"/>
      <w:r>
        <w:t>span.setAttribute</w:t>
      </w:r>
      <w:proofErr w:type="spellEnd"/>
      <w:proofErr w:type="gramEnd"/>
      <w:r>
        <w:t>('</w:t>
      </w:r>
      <w:proofErr w:type="spellStart"/>
      <w:r>
        <w:t>service_id</w:t>
      </w:r>
      <w:proofErr w:type="spellEnd"/>
      <w:r>
        <w:t xml:space="preserve">', </w:t>
      </w:r>
      <w:proofErr w:type="spellStart"/>
      <w:proofErr w:type="gramStart"/>
      <w:r>
        <w:t>req.body</w:t>
      </w:r>
      <w:proofErr w:type="gramEnd"/>
      <w:r>
        <w:t>.service_id</w:t>
      </w:r>
      <w:proofErr w:type="spellEnd"/>
      <w:r>
        <w:t>);</w:t>
      </w:r>
    </w:p>
    <w:p w14:paraId="3729B264" w14:textId="77777777" w:rsidR="00BA69EE" w:rsidRDefault="00BA69EE" w:rsidP="00BA69EE">
      <w:r>
        <w:t xml:space="preserve">  </w:t>
      </w:r>
    </w:p>
    <w:p w14:paraId="55AD6DBC" w14:textId="77777777" w:rsidR="00BA69EE" w:rsidRDefault="00BA69EE" w:rsidP="00BA69EE">
      <w:r>
        <w:t xml:space="preserve">  try {</w:t>
      </w:r>
    </w:p>
    <w:p w14:paraId="7957A31B" w14:textId="77777777" w:rsidR="00BA69EE" w:rsidRDefault="00BA69EE" w:rsidP="00BA69EE">
      <w:r>
        <w:t xml:space="preserve">    // ...lógica</w:t>
      </w:r>
    </w:p>
    <w:p w14:paraId="32192C89" w14:textId="77777777" w:rsidR="00BA69EE" w:rsidRDefault="00BA69EE" w:rsidP="00BA69EE">
      <w:r>
        <w:t xml:space="preserve">    </w:t>
      </w:r>
      <w:proofErr w:type="spellStart"/>
      <w:proofErr w:type="gramStart"/>
      <w:r>
        <w:t>span.setStatus</w:t>
      </w:r>
      <w:proofErr w:type="spellEnd"/>
      <w:r>
        <w:t xml:space="preserve">({ </w:t>
      </w:r>
      <w:proofErr w:type="spellStart"/>
      <w:r>
        <w:t>code</w:t>
      </w:r>
      <w:proofErr w:type="spellEnd"/>
      <w:proofErr w:type="gramEnd"/>
      <w:r>
        <w:t xml:space="preserve">: </w:t>
      </w:r>
      <w:proofErr w:type="spellStart"/>
      <w:proofErr w:type="gramStart"/>
      <w:r>
        <w:t>SpanStatusCode.OK</w:t>
      </w:r>
      <w:proofErr w:type="spellEnd"/>
      <w:r>
        <w:t xml:space="preserve"> }</w:t>
      </w:r>
      <w:proofErr w:type="gramEnd"/>
      <w:r>
        <w:t>);</w:t>
      </w:r>
    </w:p>
    <w:p w14:paraId="0ACE42A3" w14:textId="77777777" w:rsidR="00BA69EE" w:rsidRDefault="00BA69EE" w:rsidP="00BA69EE">
      <w:r>
        <w:t xml:space="preserve">  } catch (error) {</w:t>
      </w:r>
    </w:p>
    <w:p w14:paraId="25DF29E7" w14:textId="77777777" w:rsidR="00BA69EE" w:rsidRDefault="00BA69EE" w:rsidP="00BA69EE">
      <w:r>
        <w:t xml:space="preserve">    </w:t>
      </w:r>
      <w:proofErr w:type="spellStart"/>
      <w:proofErr w:type="gramStart"/>
      <w:r>
        <w:t>span.recordException</w:t>
      </w:r>
      <w:proofErr w:type="spellEnd"/>
      <w:proofErr w:type="gramEnd"/>
      <w:r>
        <w:t>(error);</w:t>
      </w:r>
    </w:p>
    <w:p w14:paraId="7D574FB7" w14:textId="77777777" w:rsidR="00BA69EE" w:rsidRDefault="00BA69EE" w:rsidP="00BA69EE">
      <w:r>
        <w:t xml:space="preserve">    </w:t>
      </w:r>
      <w:proofErr w:type="spellStart"/>
      <w:proofErr w:type="gramStart"/>
      <w:r>
        <w:t>span.setStatus</w:t>
      </w:r>
      <w:proofErr w:type="spellEnd"/>
      <w:r>
        <w:t xml:space="preserve">({ </w:t>
      </w:r>
      <w:proofErr w:type="spellStart"/>
      <w:r>
        <w:t>code</w:t>
      </w:r>
      <w:proofErr w:type="spellEnd"/>
      <w:proofErr w:type="gramEnd"/>
      <w:r>
        <w:t xml:space="preserve">: </w:t>
      </w:r>
      <w:proofErr w:type="spellStart"/>
      <w:proofErr w:type="gramStart"/>
      <w:r>
        <w:t>SpanStatusCode.ERROR</w:t>
      </w:r>
      <w:proofErr w:type="spellEnd"/>
      <w:r>
        <w:t xml:space="preserve"> }</w:t>
      </w:r>
      <w:proofErr w:type="gramEnd"/>
      <w:r>
        <w:t>);</w:t>
      </w:r>
    </w:p>
    <w:p w14:paraId="199A26A7" w14:textId="77777777" w:rsidR="00BA69EE" w:rsidRDefault="00BA69EE" w:rsidP="00BA69EE">
      <w:r>
        <w:t xml:space="preserve">  } </w:t>
      </w:r>
      <w:proofErr w:type="spellStart"/>
      <w:r>
        <w:t>finally</w:t>
      </w:r>
      <w:proofErr w:type="spellEnd"/>
      <w:r>
        <w:t xml:space="preserve"> {</w:t>
      </w:r>
    </w:p>
    <w:p w14:paraId="49C9A238" w14:textId="77777777" w:rsidR="00BA69EE" w:rsidRDefault="00BA69EE" w:rsidP="00BA69EE">
      <w:r>
        <w:t xml:space="preserve">    </w:t>
      </w:r>
      <w:proofErr w:type="spellStart"/>
      <w:proofErr w:type="gramStart"/>
      <w:r>
        <w:t>span.end</w:t>
      </w:r>
      <w:proofErr w:type="spellEnd"/>
      <w:r>
        <w:t>(</w:t>
      </w:r>
      <w:proofErr w:type="gramEnd"/>
      <w:r>
        <w:t>);</w:t>
      </w:r>
    </w:p>
    <w:p w14:paraId="5761181B" w14:textId="77777777" w:rsidR="00BA69EE" w:rsidRDefault="00BA69EE" w:rsidP="00BA69EE">
      <w:r>
        <w:t xml:space="preserve">  }</w:t>
      </w:r>
    </w:p>
    <w:p w14:paraId="25893B33" w14:textId="42E6B4E0" w:rsidR="007F7462" w:rsidRPr="007F7462" w:rsidRDefault="00BA69EE" w:rsidP="00BA69EE">
      <w:r>
        <w:t>}</w:t>
      </w:r>
    </w:p>
    <w:p w14:paraId="1CB0D6F7" w14:textId="77777777" w:rsidR="007F7462" w:rsidRPr="007F7462" w:rsidRDefault="007F7462" w:rsidP="007F7462">
      <w:pPr>
        <w:rPr>
          <w:b/>
          <w:bCs/>
        </w:rPr>
      </w:pPr>
      <w:r w:rsidRPr="007F7462">
        <w:rPr>
          <w:b/>
          <w:bCs/>
        </w:rPr>
        <w:t xml:space="preserve">3.5 </w:t>
      </w:r>
      <w:proofErr w:type="spellStart"/>
      <w:r w:rsidRPr="007F7462">
        <w:rPr>
          <w:b/>
          <w:bCs/>
        </w:rPr>
        <w:t>Frontend</w:t>
      </w:r>
      <w:proofErr w:type="spellEnd"/>
      <w:r w:rsidRPr="007F7462">
        <w:rPr>
          <w:b/>
          <w:bCs/>
        </w:rPr>
        <w:t xml:space="preserve"> Sin </w:t>
      </w:r>
      <w:proofErr w:type="spellStart"/>
      <w:r w:rsidRPr="007F7462">
        <w:rPr>
          <w:b/>
          <w:bCs/>
        </w:rPr>
        <w:t>Analytics</w:t>
      </w:r>
      <w:proofErr w:type="spellEnd"/>
    </w:p>
    <w:p w14:paraId="4733877D" w14:textId="77777777" w:rsidR="007F7462" w:rsidRPr="007F7462" w:rsidRDefault="007F7462" w:rsidP="007F7462">
      <w:r w:rsidRPr="007F7462">
        <w:rPr>
          <w:b/>
          <w:bCs/>
        </w:rPr>
        <w:t>Faltante</w:t>
      </w:r>
      <w:r w:rsidRPr="007F7462">
        <w:t>: Tracking de conversión, errores de usuario, tiempo en cada pantalla.</w:t>
      </w:r>
    </w:p>
    <w:p w14:paraId="1EE1A45F" w14:textId="77777777" w:rsidR="007F7462" w:rsidRPr="007F7462" w:rsidRDefault="007F7462" w:rsidP="007F7462">
      <w:r w:rsidRPr="007F7462">
        <w:rPr>
          <w:b/>
          <w:bCs/>
        </w:rPr>
        <w:t>Solución</w:t>
      </w:r>
      <w:r w:rsidRPr="007F7462">
        <w:t>: Integrar </w:t>
      </w:r>
      <w:r w:rsidRPr="007F7462">
        <w:rPr>
          <w:b/>
          <w:bCs/>
        </w:rPr>
        <w:t xml:space="preserve">Google </w:t>
      </w:r>
      <w:proofErr w:type="spellStart"/>
      <w:r w:rsidRPr="007F7462">
        <w:rPr>
          <w:b/>
          <w:bCs/>
        </w:rPr>
        <w:t>Analytics</w:t>
      </w:r>
      <w:proofErr w:type="spellEnd"/>
      <w:r w:rsidRPr="007F7462">
        <w:rPr>
          <w:b/>
          <w:bCs/>
        </w:rPr>
        <w:t xml:space="preserve"> 4</w:t>
      </w:r>
      <w:r w:rsidRPr="007F7462">
        <w:t> o </w:t>
      </w:r>
      <w:proofErr w:type="spellStart"/>
      <w:r w:rsidRPr="007F7462">
        <w:rPr>
          <w:b/>
          <w:bCs/>
        </w:rPr>
        <w:t>Mixpanel</w:t>
      </w:r>
      <w:proofErr w:type="spellEnd"/>
      <w:r w:rsidRPr="007F7462">
        <w:t>:</w:t>
      </w:r>
    </w:p>
    <w:p w14:paraId="7A7DB589" w14:textId="77777777" w:rsidR="00BA69EE" w:rsidRDefault="00BA69EE" w:rsidP="00BA69EE">
      <w:pPr>
        <w:ind w:left="720"/>
      </w:pPr>
      <w:r>
        <w:t>// web/analytics.js</w:t>
      </w:r>
    </w:p>
    <w:p w14:paraId="43AA4693" w14:textId="77777777" w:rsidR="00BA69EE" w:rsidRDefault="00BA69EE" w:rsidP="00BA69EE">
      <w:pPr>
        <w:ind w:left="720"/>
      </w:pP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trackEvent</w:t>
      </w:r>
      <w:proofErr w:type="spellEnd"/>
      <w:r>
        <w:t>(</w:t>
      </w:r>
      <w:proofErr w:type="spellStart"/>
      <w:proofErr w:type="gramEnd"/>
      <w:r>
        <w:t>category</w:t>
      </w:r>
      <w:proofErr w:type="spellEnd"/>
      <w:r>
        <w:t xml:space="preserve">, </w:t>
      </w:r>
      <w:proofErr w:type="spellStart"/>
      <w:r>
        <w:t>action</w:t>
      </w:r>
      <w:proofErr w:type="spellEnd"/>
      <w:r>
        <w:t xml:space="preserve">, </w:t>
      </w:r>
      <w:proofErr w:type="spellStart"/>
      <w:r>
        <w:t>label</w:t>
      </w:r>
      <w:proofErr w:type="spellEnd"/>
      <w:r>
        <w:t>) {</w:t>
      </w:r>
    </w:p>
    <w:p w14:paraId="76624E57" w14:textId="77777777" w:rsidR="00BA69EE" w:rsidRDefault="00BA69EE" w:rsidP="00BA69EE">
      <w:pPr>
        <w:ind w:left="720"/>
      </w:pPr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window.gtag</w:t>
      </w:r>
      <w:proofErr w:type="spellEnd"/>
      <w:proofErr w:type="gramEnd"/>
      <w:r>
        <w:t>) {</w:t>
      </w:r>
    </w:p>
    <w:p w14:paraId="346450C0" w14:textId="77777777" w:rsidR="00BA69EE" w:rsidRDefault="00BA69EE" w:rsidP="00BA69EE">
      <w:pPr>
        <w:ind w:left="720"/>
      </w:pPr>
      <w:r>
        <w:lastRenderedPageBreak/>
        <w:t xml:space="preserve">    </w:t>
      </w:r>
      <w:proofErr w:type="spellStart"/>
      <w:proofErr w:type="gramStart"/>
      <w:r>
        <w:t>gtag</w:t>
      </w:r>
      <w:proofErr w:type="spellEnd"/>
      <w:r>
        <w:t>(</w:t>
      </w:r>
      <w:proofErr w:type="gramEnd"/>
      <w:r>
        <w:t>'</w:t>
      </w:r>
      <w:proofErr w:type="spellStart"/>
      <w:r>
        <w:t>event</w:t>
      </w:r>
      <w:proofErr w:type="spellEnd"/>
      <w:r>
        <w:t xml:space="preserve">', </w:t>
      </w:r>
      <w:proofErr w:type="spellStart"/>
      <w:r>
        <w:t>action</w:t>
      </w:r>
      <w:proofErr w:type="spellEnd"/>
      <w:r>
        <w:t>, {</w:t>
      </w:r>
    </w:p>
    <w:p w14:paraId="077A9405" w14:textId="77777777" w:rsidR="00BA69EE" w:rsidRDefault="00BA69EE" w:rsidP="00BA69EE">
      <w:pPr>
        <w:ind w:left="720"/>
      </w:pPr>
      <w:r>
        <w:t xml:space="preserve">      </w:t>
      </w:r>
      <w:proofErr w:type="spellStart"/>
      <w:r>
        <w:t>event_category</w:t>
      </w:r>
      <w:proofErr w:type="spellEnd"/>
      <w:r>
        <w:t xml:space="preserve">: </w:t>
      </w:r>
      <w:proofErr w:type="spellStart"/>
      <w:r>
        <w:t>category</w:t>
      </w:r>
      <w:proofErr w:type="spellEnd"/>
      <w:r>
        <w:t>,</w:t>
      </w:r>
    </w:p>
    <w:p w14:paraId="048D3520" w14:textId="77777777" w:rsidR="00BA69EE" w:rsidRDefault="00BA69EE" w:rsidP="00BA69EE">
      <w:pPr>
        <w:ind w:left="720"/>
      </w:pPr>
      <w:r>
        <w:t xml:space="preserve">      </w:t>
      </w:r>
      <w:proofErr w:type="spellStart"/>
      <w:r>
        <w:t>event_label</w:t>
      </w:r>
      <w:proofErr w:type="spellEnd"/>
      <w:r>
        <w:t xml:space="preserve">: </w:t>
      </w:r>
      <w:proofErr w:type="spellStart"/>
      <w:r>
        <w:t>label</w:t>
      </w:r>
      <w:proofErr w:type="spellEnd"/>
    </w:p>
    <w:p w14:paraId="383BADAB" w14:textId="77777777" w:rsidR="00BA69EE" w:rsidRDefault="00BA69EE" w:rsidP="00BA69EE">
      <w:pPr>
        <w:ind w:left="720"/>
      </w:pPr>
      <w:r>
        <w:t xml:space="preserve">    });</w:t>
      </w:r>
    </w:p>
    <w:p w14:paraId="648256EE" w14:textId="77777777" w:rsidR="00BA69EE" w:rsidRDefault="00BA69EE" w:rsidP="00BA69EE">
      <w:pPr>
        <w:ind w:left="720"/>
      </w:pPr>
      <w:r>
        <w:t xml:space="preserve">  }</w:t>
      </w:r>
    </w:p>
    <w:p w14:paraId="774DD22F" w14:textId="77777777" w:rsidR="00BA69EE" w:rsidRDefault="00BA69EE" w:rsidP="00BA69EE">
      <w:pPr>
        <w:ind w:left="720"/>
      </w:pPr>
      <w:r>
        <w:t>}</w:t>
      </w:r>
    </w:p>
    <w:p w14:paraId="7F853A39" w14:textId="77777777" w:rsidR="00BA69EE" w:rsidRDefault="00BA69EE" w:rsidP="00BA69EE">
      <w:pPr>
        <w:ind w:left="720"/>
      </w:pPr>
    </w:p>
    <w:p w14:paraId="3517A54D" w14:textId="77777777" w:rsidR="00BA69EE" w:rsidRDefault="00BA69EE" w:rsidP="00BA69EE">
      <w:pPr>
        <w:ind w:left="720"/>
      </w:pPr>
      <w:r>
        <w:t>// Ejemplo de uso</w:t>
      </w:r>
    </w:p>
    <w:p w14:paraId="672D59E8" w14:textId="77777777" w:rsidR="00BA69EE" w:rsidRDefault="00BA69EE" w:rsidP="00BA69EE">
      <w:pPr>
        <w:ind w:left="720"/>
      </w:pPr>
      <w:proofErr w:type="spellStart"/>
      <w:proofErr w:type="gramStart"/>
      <w:r>
        <w:t>trackEvent</w:t>
      </w:r>
      <w:proofErr w:type="spellEnd"/>
      <w:r>
        <w:t>(</w:t>
      </w:r>
      <w:proofErr w:type="gramEnd"/>
      <w:r>
        <w:t>'Payment', '</w:t>
      </w:r>
      <w:proofErr w:type="spellStart"/>
      <w:r>
        <w:t>initiate</w:t>
      </w:r>
      <w:proofErr w:type="spellEnd"/>
      <w:r>
        <w:t>', currentService.name);</w:t>
      </w:r>
    </w:p>
    <w:p w14:paraId="51DEF870" w14:textId="77777777" w:rsidR="00BA69EE" w:rsidRDefault="00BA69EE" w:rsidP="00BA69EE">
      <w:pPr>
        <w:ind w:left="720"/>
      </w:pPr>
      <w:proofErr w:type="spellStart"/>
      <w:proofErr w:type="gramStart"/>
      <w:r>
        <w:t>trackEvent</w:t>
      </w:r>
      <w:proofErr w:type="spellEnd"/>
      <w:r>
        <w:t>(</w:t>
      </w:r>
      <w:proofErr w:type="gramEnd"/>
      <w:r>
        <w:t>'Payment', '</w:t>
      </w:r>
      <w:proofErr w:type="spellStart"/>
      <w:r>
        <w:t>success</w:t>
      </w:r>
      <w:proofErr w:type="spellEnd"/>
      <w:r>
        <w:t xml:space="preserve">', </w:t>
      </w:r>
      <w:proofErr w:type="spellStart"/>
      <w:r>
        <w:t>orderId</w:t>
      </w:r>
      <w:proofErr w:type="spellEnd"/>
      <w:r>
        <w:t>);</w:t>
      </w:r>
    </w:p>
    <w:p w14:paraId="3290283E" w14:textId="71EDD4C0" w:rsidR="007F7462" w:rsidRPr="007F7462" w:rsidRDefault="00BA69EE" w:rsidP="00BA69EE">
      <w:pPr>
        <w:ind w:left="720"/>
      </w:pPr>
      <w:proofErr w:type="spellStart"/>
      <w:proofErr w:type="gramStart"/>
      <w:r>
        <w:t>trackEvent</w:t>
      </w:r>
      <w:proofErr w:type="spellEnd"/>
      <w:r>
        <w:t>(</w:t>
      </w:r>
      <w:proofErr w:type="gramEnd"/>
      <w:r>
        <w:t>'Error', '</w:t>
      </w:r>
      <w:proofErr w:type="spellStart"/>
      <w:r>
        <w:t>api_failure</w:t>
      </w:r>
      <w:proofErr w:type="spellEnd"/>
      <w:r>
        <w:t xml:space="preserve">', </w:t>
      </w:r>
      <w:proofErr w:type="spellStart"/>
      <w:r>
        <w:t>endpoint</w:t>
      </w:r>
      <w:proofErr w:type="spellEnd"/>
      <w:r>
        <w:t>);</w:t>
      </w:r>
    </w:p>
    <w:p w14:paraId="5F64B042" w14:textId="77777777" w:rsidR="007F7462" w:rsidRPr="007F7462" w:rsidRDefault="00000000" w:rsidP="007F7462">
      <w:r>
        <w:pict w14:anchorId="789CD8D7">
          <v:rect id="_x0000_i1028" style="width:0;height:1.5pt" o:hralign="center" o:hrstd="t" o:hr="t" fillcolor="#a0a0a0" stroked="f"/>
        </w:pict>
      </w:r>
    </w:p>
    <w:p w14:paraId="34CAB6BC" w14:textId="77777777" w:rsidR="007F7462" w:rsidRPr="007F7462" w:rsidRDefault="007F7462" w:rsidP="007F7462">
      <w:pPr>
        <w:rPr>
          <w:b/>
          <w:bCs/>
        </w:rPr>
      </w:pPr>
      <w:r w:rsidRPr="007F7462">
        <w:rPr>
          <w:b/>
          <w:bCs/>
        </w:rPr>
        <w:t>4. Seguridad</w:t>
      </w:r>
    </w:p>
    <w:p w14:paraId="5FD10D35" w14:textId="77777777" w:rsidR="007F7462" w:rsidRPr="007F7462" w:rsidRDefault="007F7462" w:rsidP="007F7462">
      <w:pPr>
        <w:rPr>
          <w:b/>
          <w:bCs/>
        </w:rPr>
      </w:pPr>
      <w:r w:rsidRPr="007F7462">
        <w:rPr>
          <w:rFonts w:ascii="Segoe UI Emoji" w:hAnsi="Segoe UI Emoji" w:cs="Segoe UI Emoji"/>
          <w:b/>
          <w:bCs/>
        </w:rPr>
        <w:t>🔴</w:t>
      </w:r>
      <w:r w:rsidRPr="007F7462">
        <w:rPr>
          <w:b/>
          <w:bCs/>
        </w:rPr>
        <w:t xml:space="preserve"> Problemas Críticos</w:t>
      </w:r>
    </w:p>
    <w:p w14:paraId="71F48BF5" w14:textId="77777777" w:rsidR="007F7462" w:rsidRPr="007F7462" w:rsidRDefault="007F7462" w:rsidP="007F7462">
      <w:pPr>
        <w:rPr>
          <w:b/>
          <w:bCs/>
        </w:rPr>
      </w:pPr>
      <w:r w:rsidRPr="007F7462">
        <w:rPr>
          <w:b/>
          <w:bCs/>
        </w:rPr>
        <w:t>4.1 CORS Abierto a Todos los Orígenes</w:t>
      </w:r>
    </w:p>
    <w:p w14:paraId="4DAA30D0" w14:textId="77777777" w:rsidR="007F7462" w:rsidRPr="007F7462" w:rsidRDefault="007F7462" w:rsidP="007F7462">
      <w:r w:rsidRPr="007F7462">
        <w:rPr>
          <w:b/>
          <w:bCs/>
        </w:rPr>
        <w:t>Archivo</w:t>
      </w:r>
      <w:r w:rsidRPr="007F7462">
        <w:t>: </w:t>
      </w:r>
      <w:proofErr w:type="spellStart"/>
      <w:r w:rsidRPr="007F7462">
        <w:t>functions</w:t>
      </w:r>
      <w:proofErr w:type="spellEnd"/>
      <w:r w:rsidRPr="007F7462">
        <w:t>/</w:t>
      </w:r>
      <w:proofErr w:type="spellStart"/>
      <w:r w:rsidRPr="007F7462">
        <w:t>src</w:t>
      </w:r>
      <w:proofErr w:type="spellEnd"/>
      <w:r w:rsidRPr="007F7462">
        <w:t>/*.</w:t>
      </w:r>
      <w:proofErr w:type="spellStart"/>
      <w:r w:rsidRPr="007F7462">
        <w:t>ts</w:t>
      </w:r>
      <w:proofErr w:type="spellEnd"/>
    </w:p>
    <w:p w14:paraId="0349A0AE" w14:textId="4AA634FF" w:rsidR="007F7462" w:rsidRPr="007F7462" w:rsidRDefault="00BA69EE" w:rsidP="007F7462">
      <w:pPr>
        <w:numPr>
          <w:ilvl w:val="0"/>
          <w:numId w:val="20"/>
        </w:numPr>
      </w:pPr>
      <w:proofErr w:type="spellStart"/>
      <w:r w:rsidRPr="00BA69EE">
        <w:t>const</w:t>
      </w:r>
      <w:proofErr w:type="spellEnd"/>
      <w:r w:rsidRPr="00BA69EE">
        <w:t xml:space="preserve"> </w:t>
      </w:r>
      <w:proofErr w:type="spellStart"/>
      <w:r w:rsidRPr="00BA69EE">
        <w:t>corsHandler</w:t>
      </w:r>
      <w:proofErr w:type="spellEnd"/>
      <w:r w:rsidRPr="00BA69EE">
        <w:t xml:space="preserve"> = </w:t>
      </w:r>
      <w:proofErr w:type="spellStart"/>
      <w:proofErr w:type="gramStart"/>
      <w:r w:rsidRPr="00BA69EE">
        <w:t>cors</w:t>
      </w:r>
      <w:proofErr w:type="spellEnd"/>
      <w:r w:rsidRPr="00BA69EE">
        <w:t xml:space="preserve">({ </w:t>
      </w:r>
      <w:proofErr w:type="spellStart"/>
      <w:r w:rsidRPr="00BA69EE">
        <w:t>origin</w:t>
      </w:r>
      <w:proofErr w:type="spellEnd"/>
      <w:proofErr w:type="gramEnd"/>
      <w:r w:rsidRPr="00BA69EE">
        <w:t>: '*</w:t>
      </w:r>
      <w:proofErr w:type="gramStart"/>
      <w:r w:rsidRPr="00BA69EE">
        <w:t>' }</w:t>
      </w:r>
      <w:proofErr w:type="gramEnd"/>
      <w:r w:rsidRPr="00BA69EE">
        <w:t xml:space="preserve">); // </w:t>
      </w:r>
      <w:r w:rsidRPr="00BA69EE">
        <w:rPr>
          <w:rFonts w:ascii="Segoe UI Emoji" w:hAnsi="Segoe UI Emoji" w:cs="Segoe UI Emoji"/>
        </w:rPr>
        <w:t>❌</w:t>
      </w:r>
      <w:r w:rsidRPr="00BA69EE">
        <w:t xml:space="preserve"> Acepta cualquier origen</w:t>
      </w:r>
    </w:p>
    <w:p w14:paraId="3AA5F61F" w14:textId="77777777" w:rsidR="007F7462" w:rsidRPr="007F7462" w:rsidRDefault="007F7462" w:rsidP="007F7462">
      <w:r w:rsidRPr="007F7462">
        <w:rPr>
          <w:b/>
          <w:bCs/>
        </w:rPr>
        <w:t>Solución</w:t>
      </w:r>
      <w:r w:rsidRPr="007F7462">
        <w:t>:</w:t>
      </w:r>
    </w:p>
    <w:p w14:paraId="75604494" w14:textId="77777777" w:rsidR="00BA69EE" w:rsidRDefault="00BA69EE" w:rsidP="00BA69EE">
      <w:pPr>
        <w:ind w:left="72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allowedOrigins</w:t>
      </w:r>
      <w:proofErr w:type="spellEnd"/>
      <w:r>
        <w:t xml:space="preserve"> = [</w:t>
      </w:r>
    </w:p>
    <w:p w14:paraId="0933D0AA" w14:textId="77777777" w:rsidR="00BA69EE" w:rsidRDefault="00BA69EE" w:rsidP="00BA69EE">
      <w:pPr>
        <w:ind w:left="720"/>
      </w:pPr>
      <w:r>
        <w:t xml:space="preserve">  'https://apptramiteya.web.app',</w:t>
      </w:r>
    </w:p>
    <w:p w14:paraId="23D8B6A4" w14:textId="77777777" w:rsidR="00BA69EE" w:rsidRDefault="00BA69EE" w:rsidP="00BA69EE">
      <w:pPr>
        <w:ind w:left="720"/>
      </w:pPr>
      <w:r>
        <w:t xml:space="preserve">  'https://apptramiteya.firebaseapp.com',</w:t>
      </w:r>
    </w:p>
    <w:p w14:paraId="4BE383D9" w14:textId="77777777" w:rsidR="00BA69EE" w:rsidRDefault="00BA69EE" w:rsidP="00BA69EE">
      <w:pPr>
        <w:ind w:left="720"/>
      </w:pPr>
      <w:r>
        <w:t xml:space="preserve">  </w:t>
      </w:r>
      <w:proofErr w:type="spellStart"/>
      <w:proofErr w:type="gramStart"/>
      <w:r>
        <w:t>process.env.NODE</w:t>
      </w:r>
      <w:proofErr w:type="gramEnd"/>
      <w:r>
        <w:t>_ENV</w:t>
      </w:r>
      <w:proofErr w:type="spellEnd"/>
      <w:r>
        <w:t xml:space="preserve"> === '</w:t>
      </w:r>
      <w:proofErr w:type="spellStart"/>
      <w:r>
        <w:t>development</w:t>
      </w:r>
      <w:proofErr w:type="spellEnd"/>
      <w:proofErr w:type="gramStart"/>
      <w:r>
        <w:t>' ?</w:t>
      </w:r>
      <w:proofErr w:type="gramEnd"/>
      <w:r>
        <w:t xml:space="preserve"> 'http://localhost:5000</w:t>
      </w:r>
      <w:proofErr w:type="gramStart"/>
      <w:r>
        <w:t>' :</w:t>
      </w:r>
      <w:proofErr w:type="gramEnd"/>
      <w:r>
        <w:t xml:space="preserve"> </w:t>
      </w:r>
      <w:proofErr w:type="spellStart"/>
      <w:r>
        <w:t>null</w:t>
      </w:r>
      <w:proofErr w:type="spellEnd"/>
    </w:p>
    <w:p w14:paraId="7246069A" w14:textId="77777777" w:rsidR="00BA69EE" w:rsidRDefault="00BA69EE" w:rsidP="00BA69EE">
      <w:pPr>
        <w:ind w:left="720"/>
      </w:pPr>
      <w:proofErr w:type="gramStart"/>
      <w:r>
        <w:t>].</w:t>
      </w:r>
      <w:proofErr w:type="spellStart"/>
      <w:r>
        <w:t>filter</w:t>
      </w:r>
      <w:proofErr w:type="spellEnd"/>
      <w:proofErr w:type="gramEnd"/>
      <w:r>
        <w:t>(</w:t>
      </w:r>
      <w:proofErr w:type="spellStart"/>
      <w:r>
        <w:t>Boolean</w:t>
      </w:r>
      <w:proofErr w:type="spellEnd"/>
      <w:r>
        <w:t>);</w:t>
      </w:r>
    </w:p>
    <w:p w14:paraId="03783BEF" w14:textId="77777777" w:rsidR="00BA69EE" w:rsidRDefault="00BA69EE" w:rsidP="00BA69EE">
      <w:pPr>
        <w:ind w:left="720"/>
      </w:pPr>
    </w:p>
    <w:p w14:paraId="369FE836" w14:textId="77777777" w:rsidR="00BA69EE" w:rsidRDefault="00BA69EE" w:rsidP="00BA69EE">
      <w:pPr>
        <w:ind w:left="72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corsHandler</w:t>
      </w:r>
      <w:proofErr w:type="spellEnd"/>
      <w:r>
        <w:t xml:space="preserve"> = 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>{</w:t>
      </w:r>
    </w:p>
    <w:p w14:paraId="2F9C35C9" w14:textId="77777777" w:rsidR="00BA69EE" w:rsidRDefault="00BA69EE" w:rsidP="00BA69EE">
      <w:pPr>
        <w:ind w:left="720"/>
      </w:pPr>
      <w:r>
        <w:t xml:space="preserve">  </w:t>
      </w:r>
      <w:proofErr w:type="spellStart"/>
      <w:r>
        <w:t>origin</w:t>
      </w:r>
      <w:proofErr w:type="spellEnd"/>
      <w:r>
        <w:t>: (</w:t>
      </w:r>
      <w:proofErr w:type="spellStart"/>
      <w:r>
        <w:t>origin</w:t>
      </w:r>
      <w:proofErr w:type="spellEnd"/>
      <w:r>
        <w:t xml:space="preserve">, </w:t>
      </w:r>
      <w:proofErr w:type="spellStart"/>
      <w:r>
        <w:t>callback</w:t>
      </w:r>
      <w:proofErr w:type="spellEnd"/>
      <w:r>
        <w:t>) =&gt; {</w:t>
      </w:r>
    </w:p>
    <w:p w14:paraId="16C83584" w14:textId="77777777" w:rsidR="00BA69EE" w:rsidRDefault="00BA69EE" w:rsidP="00BA69EE">
      <w:pPr>
        <w:ind w:left="720"/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origin</w:t>
      </w:r>
      <w:proofErr w:type="spellEnd"/>
      <w:proofErr w:type="gramEnd"/>
      <w:r>
        <w:t xml:space="preserve"> || </w:t>
      </w:r>
      <w:proofErr w:type="spellStart"/>
      <w:r>
        <w:t>allowedOrigins.includes</w:t>
      </w:r>
      <w:proofErr w:type="spellEnd"/>
      <w:r>
        <w:t>(</w:t>
      </w:r>
      <w:proofErr w:type="spellStart"/>
      <w:r>
        <w:t>origin</w:t>
      </w:r>
      <w:proofErr w:type="spellEnd"/>
      <w:r>
        <w:t>)) {</w:t>
      </w:r>
    </w:p>
    <w:p w14:paraId="19B9C619" w14:textId="77777777" w:rsidR="00BA69EE" w:rsidRDefault="00BA69EE" w:rsidP="00BA69EE">
      <w:pPr>
        <w:ind w:left="720"/>
      </w:pPr>
      <w:r>
        <w:t xml:space="preserve">      </w:t>
      </w:r>
      <w:proofErr w:type="spellStart"/>
      <w:proofErr w:type="gramStart"/>
      <w:r>
        <w:t>callback</w:t>
      </w:r>
      <w:proofErr w:type="spellEnd"/>
      <w:r>
        <w:t>(</w:t>
      </w:r>
      <w:proofErr w:type="spellStart"/>
      <w:proofErr w:type="gramEnd"/>
      <w:r>
        <w:t>null</w:t>
      </w:r>
      <w:proofErr w:type="spellEnd"/>
      <w:r>
        <w:t>, true);</w:t>
      </w:r>
    </w:p>
    <w:p w14:paraId="06F168F4" w14:textId="77777777" w:rsidR="00BA69EE" w:rsidRDefault="00BA69EE" w:rsidP="00BA69EE">
      <w:pPr>
        <w:ind w:left="720"/>
      </w:pPr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76541122" w14:textId="77777777" w:rsidR="00BA69EE" w:rsidRDefault="00BA69EE" w:rsidP="00BA69EE">
      <w:pPr>
        <w:ind w:left="720"/>
      </w:pPr>
      <w:r>
        <w:lastRenderedPageBreak/>
        <w:t xml:space="preserve">      </w:t>
      </w:r>
      <w:proofErr w:type="spellStart"/>
      <w:proofErr w:type="gramStart"/>
      <w:r>
        <w:t>callback</w:t>
      </w:r>
      <w:proofErr w:type="spellEnd"/>
      <w:r>
        <w:t>(</w:t>
      </w:r>
      <w:proofErr w:type="gramEnd"/>
      <w:r>
        <w:t xml:space="preserve">new </w:t>
      </w:r>
      <w:proofErr w:type="gramStart"/>
      <w:r>
        <w:t>Error(</w:t>
      </w:r>
      <w:proofErr w:type="gramEnd"/>
      <w:r>
        <w:t xml:space="preserve">'Not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CORS'));</w:t>
      </w:r>
    </w:p>
    <w:p w14:paraId="122243E9" w14:textId="77777777" w:rsidR="00BA69EE" w:rsidRDefault="00BA69EE" w:rsidP="00BA69EE">
      <w:pPr>
        <w:ind w:left="720"/>
      </w:pPr>
      <w:r>
        <w:t xml:space="preserve">    }</w:t>
      </w:r>
    </w:p>
    <w:p w14:paraId="4793ED2E" w14:textId="77777777" w:rsidR="00BA69EE" w:rsidRDefault="00BA69EE" w:rsidP="00BA69EE">
      <w:pPr>
        <w:ind w:left="720"/>
      </w:pPr>
      <w:r>
        <w:t xml:space="preserve">  },</w:t>
      </w:r>
    </w:p>
    <w:p w14:paraId="10FEC5A5" w14:textId="77777777" w:rsidR="00BA69EE" w:rsidRDefault="00BA69EE" w:rsidP="00BA69EE">
      <w:pPr>
        <w:ind w:left="720"/>
      </w:pPr>
      <w:r>
        <w:t xml:space="preserve">  </w:t>
      </w:r>
      <w:proofErr w:type="spellStart"/>
      <w:r>
        <w:t>credentials</w:t>
      </w:r>
      <w:proofErr w:type="spellEnd"/>
      <w:r>
        <w:t>: true</w:t>
      </w:r>
    </w:p>
    <w:p w14:paraId="0374BED6" w14:textId="18F10CCE" w:rsidR="007F7462" w:rsidRPr="007F7462" w:rsidRDefault="00BA69EE" w:rsidP="00BA69EE">
      <w:pPr>
        <w:ind w:left="720"/>
      </w:pPr>
      <w:r>
        <w:t>});</w:t>
      </w:r>
    </w:p>
    <w:p w14:paraId="30C9CAEB" w14:textId="77777777" w:rsidR="007F7462" w:rsidRPr="007F7462" w:rsidRDefault="007F7462" w:rsidP="007F7462">
      <w:pPr>
        <w:rPr>
          <w:b/>
          <w:bCs/>
        </w:rPr>
      </w:pPr>
      <w:r w:rsidRPr="007F7462">
        <w:rPr>
          <w:b/>
          <w:bCs/>
        </w:rPr>
        <w:t>4.2 Sin Sanitización de Inputs</w:t>
      </w:r>
    </w:p>
    <w:p w14:paraId="487A7588" w14:textId="77777777" w:rsidR="007F7462" w:rsidRPr="007F7462" w:rsidRDefault="007F7462" w:rsidP="007F7462">
      <w:r w:rsidRPr="007F7462">
        <w:rPr>
          <w:b/>
          <w:bCs/>
        </w:rPr>
        <w:t>Archivo</w:t>
      </w:r>
      <w:r w:rsidRPr="007F7462">
        <w:t>: </w:t>
      </w:r>
      <w:proofErr w:type="spellStart"/>
      <w:r w:rsidRPr="007F7462">
        <w:fldChar w:fldCharType="begin"/>
      </w:r>
      <w:r w:rsidRPr="007F7462">
        <w:instrText>HYPERLINK "vscode-file://vscode-app/c:/Users/alejandro.carmona/AppData/Local/Programs/Microsoft%20VS%20Code/resources/app/out/vs/code/electron-browser/workbench/workbench.html" \o ""</w:instrText>
      </w:r>
      <w:r w:rsidRPr="007F7462">
        <w:fldChar w:fldCharType="separate"/>
      </w:r>
      <w:r w:rsidRPr="007F7462">
        <w:rPr>
          <w:rStyle w:val="Hipervnculo"/>
        </w:rPr>
        <w:t>orders.ts</w:t>
      </w:r>
      <w:proofErr w:type="spellEnd"/>
      <w:r w:rsidRPr="007F7462">
        <w:fldChar w:fldCharType="end"/>
      </w:r>
    </w:p>
    <w:p w14:paraId="6FE12C39" w14:textId="633F5234" w:rsidR="007F7462" w:rsidRPr="007F7462" w:rsidRDefault="00BA69EE" w:rsidP="007F7462">
      <w:pPr>
        <w:numPr>
          <w:ilvl w:val="0"/>
          <w:numId w:val="22"/>
        </w:numPr>
      </w:pPr>
      <w:proofErr w:type="spellStart"/>
      <w:r w:rsidRPr="00BA69EE">
        <w:t>const</w:t>
      </w:r>
      <w:proofErr w:type="spellEnd"/>
      <w:r w:rsidRPr="00BA69EE">
        <w:t xml:space="preserve"> </w:t>
      </w:r>
      <w:proofErr w:type="spellStart"/>
      <w:r w:rsidRPr="00BA69EE">
        <w:t>formData</w:t>
      </w:r>
      <w:proofErr w:type="spellEnd"/>
      <w:r w:rsidRPr="00BA69EE">
        <w:t xml:space="preserve"> = </w:t>
      </w:r>
      <w:proofErr w:type="spellStart"/>
      <w:proofErr w:type="gramStart"/>
      <w:r w:rsidRPr="00BA69EE">
        <w:t>req.body</w:t>
      </w:r>
      <w:proofErr w:type="gramEnd"/>
      <w:r w:rsidRPr="00BA69EE">
        <w:t>.form_data</w:t>
      </w:r>
      <w:proofErr w:type="spellEnd"/>
      <w:r w:rsidRPr="00BA69EE">
        <w:t xml:space="preserve">; // </w:t>
      </w:r>
      <w:r w:rsidRPr="00BA69EE">
        <w:rPr>
          <w:rFonts w:ascii="Segoe UI Emoji" w:hAnsi="Segoe UI Emoji" w:cs="Segoe UI Emoji"/>
        </w:rPr>
        <w:t>❌</w:t>
      </w:r>
      <w:r w:rsidRPr="00BA69EE">
        <w:t xml:space="preserve"> Datos sin validar directamente a </w:t>
      </w:r>
      <w:proofErr w:type="spellStart"/>
      <w:r w:rsidRPr="00BA69EE">
        <w:t>Firestore</w:t>
      </w:r>
      <w:proofErr w:type="spellEnd"/>
    </w:p>
    <w:p w14:paraId="2C6A771A" w14:textId="77777777" w:rsidR="007F7462" w:rsidRPr="007F7462" w:rsidRDefault="007F7462" w:rsidP="007F7462">
      <w:r w:rsidRPr="007F7462">
        <w:rPr>
          <w:b/>
          <w:bCs/>
        </w:rPr>
        <w:t>Solución con Zod</w:t>
      </w:r>
      <w:r w:rsidRPr="007F7462">
        <w:t>:</w:t>
      </w:r>
    </w:p>
    <w:p w14:paraId="66F41924" w14:textId="77777777" w:rsidR="00BA69EE" w:rsidRDefault="00BA69EE" w:rsidP="00BA69EE">
      <w:pPr>
        <w:ind w:left="720"/>
      </w:pPr>
      <w:proofErr w:type="spellStart"/>
      <w:r>
        <w:t>import</w:t>
      </w:r>
      <w:proofErr w:type="spellEnd"/>
      <w:r>
        <w:t xml:space="preserve"> </w:t>
      </w:r>
      <w:proofErr w:type="gramStart"/>
      <w:r>
        <w:t>{ z</w:t>
      </w:r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zod</w:t>
      </w:r>
      <w:proofErr w:type="spellEnd"/>
      <w:r>
        <w:t>';</w:t>
      </w:r>
    </w:p>
    <w:p w14:paraId="3D757795" w14:textId="77777777" w:rsidR="00BA69EE" w:rsidRDefault="00BA69EE" w:rsidP="00BA69EE">
      <w:pPr>
        <w:ind w:left="720"/>
      </w:pPr>
    </w:p>
    <w:p w14:paraId="5E79727B" w14:textId="77777777" w:rsidR="00BA69EE" w:rsidRDefault="00BA69EE" w:rsidP="00BA69EE">
      <w:pPr>
        <w:ind w:left="72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CreateOrderSchema</w:t>
      </w:r>
      <w:proofErr w:type="spellEnd"/>
      <w:r>
        <w:t xml:space="preserve"> =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14:paraId="7429D357" w14:textId="77777777" w:rsidR="00BA69EE" w:rsidRDefault="00BA69EE" w:rsidP="00BA69EE">
      <w:pPr>
        <w:ind w:left="720"/>
      </w:pPr>
      <w:r>
        <w:t xml:space="preserve">  </w:t>
      </w:r>
      <w:proofErr w:type="spellStart"/>
      <w:r>
        <w:t>service_id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).min</w:t>
      </w:r>
      <w:proofErr w:type="gramEnd"/>
      <w:r>
        <w:t>(1).</w:t>
      </w:r>
      <w:proofErr w:type="spellStart"/>
      <w:proofErr w:type="gramStart"/>
      <w:r>
        <w:t>max</w:t>
      </w:r>
      <w:proofErr w:type="spellEnd"/>
      <w:r>
        <w:t>(</w:t>
      </w:r>
      <w:proofErr w:type="gramEnd"/>
      <w:r>
        <w:t>50),</w:t>
      </w:r>
    </w:p>
    <w:p w14:paraId="039D97B6" w14:textId="77777777" w:rsidR="00BA69EE" w:rsidRDefault="00BA69EE" w:rsidP="00BA69EE">
      <w:pPr>
        <w:ind w:left="720"/>
      </w:pPr>
      <w:r>
        <w:t xml:space="preserve">  </w:t>
      </w:r>
      <w:proofErr w:type="spellStart"/>
      <w:r>
        <w:t>form_data</w:t>
      </w:r>
      <w:proofErr w:type="spellEnd"/>
      <w:r>
        <w:t xml:space="preserve">: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14:paraId="4FD1D232" w14:textId="77777777" w:rsidR="00BA69EE" w:rsidRDefault="00BA69EE" w:rsidP="00BA69EE">
      <w:pPr>
        <w:ind w:left="720"/>
      </w:pPr>
      <w:r>
        <w:t xml:space="preserve">    </w:t>
      </w:r>
      <w:proofErr w:type="spellStart"/>
      <w:r>
        <w:t>document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regex</w:t>
      </w:r>
      <w:proofErr w:type="spellEnd"/>
      <w:proofErr w:type="gramEnd"/>
      <w:r>
        <w:t>(/</w:t>
      </w:r>
      <w:proofErr w:type="gramStart"/>
      <w:r>
        <w:t>^[</w:t>
      </w:r>
      <w:proofErr w:type="gramEnd"/>
      <w:r>
        <w:t>0-9</w:t>
      </w:r>
      <w:proofErr w:type="gramStart"/>
      <w:r>
        <w:t>]{</w:t>
      </w:r>
      <w:proofErr w:type="gramEnd"/>
      <w:r>
        <w:t>6,</w:t>
      </w:r>
      <w:proofErr w:type="gramStart"/>
      <w:r>
        <w:t>10}$</w:t>
      </w:r>
      <w:proofErr w:type="gramEnd"/>
      <w:r>
        <w:t>/), // Solo números, 6-10 dígitos</w:t>
      </w:r>
    </w:p>
    <w:p w14:paraId="3F79A108" w14:textId="77777777" w:rsidR="00BA69EE" w:rsidRDefault="00BA69EE" w:rsidP="00BA69EE">
      <w:pPr>
        <w:ind w:left="720"/>
      </w:pPr>
      <w:r>
        <w:t xml:space="preserve">    </w:t>
      </w:r>
      <w:proofErr w:type="spellStart"/>
      <w:r>
        <w:t>name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).min</w:t>
      </w:r>
      <w:proofErr w:type="gramEnd"/>
      <w:r>
        <w:t>(2).</w:t>
      </w:r>
      <w:proofErr w:type="spellStart"/>
      <w:r>
        <w:t>max</w:t>
      </w:r>
      <w:proofErr w:type="spellEnd"/>
      <w:r>
        <w:t>(100</w:t>
      </w:r>
      <w:proofErr w:type="gramStart"/>
      <w:r>
        <w:t>).</w:t>
      </w:r>
      <w:proofErr w:type="spellStart"/>
      <w:r>
        <w:t>regex</w:t>
      </w:r>
      <w:proofErr w:type="spellEnd"/>
      <w:proofErr w:type="gramEnd"/>
      <w:r>
        <w:t>(/^[a-</w:t>
      </w:r>
      <w:proofErr w:type="spellStart"/>
      <w:r>
        <w:t>záéíóúñ</w:t>
      </w:r>
      <w:proofErr w:type="spellEnd"/>
      <w:r>
        <w:t>\s]+$/i),</w:t>
      </w:r>
    </w:p>
    <w:p w14:paraId="382373B8" w14:textId="77777777" w:rsidR="00BA69EE" w:rsidRDefault="00BA69EE" w:rsidP="00BA69EE">
      <w:pPr>
        <w:ind w:left="720"/>
      </w:pPr>
      <w:r>
        <w:t xml:space="preserve">    email: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).email</w:t>
      </w:r>
      <w:proofErr w:type="gramEnd"/>
      <w:r>
        <w:t>(),</w:t>
      </w:r>
    </w:p>
    <w:p w14:paraId="431B1C15" w14:textId="77777777" w:rsidR="00BA69EE" w:rsidRDefault="00BA69EE" w:rsidP="00BA69EE">
      <w:pPr>
        <w:ind w:left="720"/>
      </w:pPr>
      <w:r>
        <w:t xml:space="preserve">    </w:t>
      </w:r>
      <w:proofErr w:type="spellStart"/>
      <w:r>
        <w:t>phone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regex</w:t>
      </w:r>
      <w:proofErr w:type="spellEnd"/>
      <w:proofErr w:type="gramEnd"/>
      <w:r>
        <w:t>(/^\</w:t>
      </w:r>
      <w:proofErr w:type="gramStart"/>
      <w:r>
        <w:t>+?[</w:t>
      </w:r>
      <w:proofErr w:type="gramEnd"/>
      <w:r>
        <w:t>0-9</w:t>
      </w:r>
      <w:proofErr w:type="gramStart"/>
      <w:r>
        <w:t>]{</w:t>
      </w:r>
      <w:proofErr w:type="gramEnd"/>
      <w:r>
        <w:t>10,</w:t>
      </w:r>
      <w:proofErr w:type="gramStart"/>
      <w:r>
        <w:t>13}$</w:t>
      </w:r>
      <w:proofErr w:type="gramEnd"/>
      <w:r>
        <w:t>/)</w:t>
      </w:r>
    </w:p>
    <w:p w14:paraId="02111AFD" w14:textId="77777777" w:rsidR="00BA69EE" w:rsidRDefault="00BA69EE" w:rsidP="00BA69EE">
      <w:pPr>
        <w:ind w:left="720"/>
      </w:pPr>
      <w:r>
        <w:t xml:space="preserve">  }),</w:t>
      </w:r>
    </w:p>
    <w:p w14:paraId="654508B7" w14:textId="77777777" w:rsidR="00BA69EE" w:rsidRDefault="00BA69EE" w:rsidP="00BA69EE">
      <w:pPr>
        <w:ind w:left="720"/>
      </w:pPr>
      <w:r>
        <w:t xml:space="preserve">  </w:t>
      </w:r>
      <w:proofErr w:type="spellStart"/>
      <w:r>
        <w:t>contact</w:t>
      </w:r>
      <w:proofErr w:type="spellEnd"/>
      <w:r>
        <w:t xml:space="preserve">: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14:paraId="246C4627" w14:textId="77777777" w:rsidR="00BA69EE" w:rsidRDefault="00BA69EE" w:rsidP="00BA69EE">
      <w:pPr>
        <w:ind w:left="720"/>
      </w:pPr>
      <w:r>
        <w:t xml:space="preserve">    </w:t>
      </w:r>
      <w:proofErr w:type="spellStart"/>
      <w:r>
        <w:t>method</w:t>
      </w:r>
      <w:proofErr w:type="spellEnd"/>
      <w:r>
        <w:t xml:space="preserve">: </w:t>
      </w:r>
      <w:proofErr w:type="spellStart"/>
      <w:proofErr w:type="gramStart"/>
      <w:r>
        <w:t>z.enum</w:t>
      </w:r>
      <w:proofErr w:type="spellEnd"/>
      <w:proofErr w:type="gramEnd"/>
      <w:r>
        <w:t>(['email', '</w:t>
      </w:r>
      <w:proofErr w:type="spellStart"/>
      <w:r>
        <w:t>whatsapp</w:t>
      </w:r>
      <w:proofErr w:type="spellEnd"/>
      <w:r>
        <w:t>']),</w:t>
      </w:r>
    </w:p>
    <w:p w14:paraId="68CBFF56" w14:textId="77777777" w:rsidR="00BA69EE" w:rsidRDefault="00BA69EE" w:rsidP="00BA69EE">
      <w:pPr>
        <w:ind w:left="720"/>
      </w:pPr>
      <w:r>
        <w:t xml:space="preserve">    </w:t>
      </w:r>
      <w:proofErr w:type="spellStart"/>
      <w:r>
        <w:t>value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).min</w:t>
      </w:r>
      <w:proofErr w:type="gramEnd"/>
      <w:r>
        <w:t>(1)</w:t>
      </w:r>
    </w:p>
    <w:p w14:paraId="750F76C8" w14:textId="77777777" w:rsidR="00BA69EE" w:rsidRDefault="00BA69EE" w:rsidP="00BA69EE">
      <w:pPr>
        <w:ind w:left="720"/>
      </w:pPr>
      <w:r>
        <w:t xml:space="preserve">  })</w:t>
      </w:r>
    </w:p>
    <w:p w14:paraId="6D4CD01D" w14:textId="77777777" w:rsidR="00BA69EE" w:rsidRDefault="00BA69EE" w:rsidP="00BA69EE">
      <w:pPr>
        <w:ind w:left="720"/>
      </w:pPr>
      <w:r>
        <w:t>});</w:t>
      </w:r>
    </w:p>
    <w:p w14:paraId="36D8D34F" w14:textId="77777777" w:rsidR="00BA69EE" w:rsidRDefault="00BA69EE" w:rsidP="00BA69EE">
      <w:pPr>
        <w:ind w:left="720"/>
      </w:pPr>
    </w:p>
    <w:p w14:paraId="372F5165" w14:textId="77777777" w:rsidR="00BA69EE" w:rsidRDefault="00BA69EE" w:rsidP="00BA69EE">
      <w:pPr>
        <w:ind w:left="720"/>
      </w:pPr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createOrder</w:t>
      </w:r>
      <w:proofErr w:type="spellEnd"/>
      <w:r>
        <w:t>(</w:t>
      </w:r>
      <w:proofErr w:type="spellStart"/>
      <w:proofErr w:type="gramEnd"/>
      <w:r>
        <w:t>req</w:t>
      </w:r>
      <w:proofErr w:type="spellEnd"/>
      <w:r>
        <w:t xml:space="preserve">: </w:t>
      </w:r>
      <w:proofErr w:type="spellStart"/>
      <w:r>
        <w:t>Request</w:t>
      </w:r>
      <w:proofErr w:type="spellEnd"/>
      <w:r>
        <w:t>, res: Response) {</w:t>
      </w:r>
    </w:p>
    <w:p w14:paraId="2D526569" w14:textId="77777777" w:rsidR="00BA69EE" w:rsidRDefault="00BA69EE" w:rsidP="00BA69EE">
      <w:pPr>
        <w:ind w:left="720"/>
      </w:pPr>
      <w:r>
        <w:t xml:space="preserve">  try {</w:t>
      </w:r>
    </w:p>
    <w:p w14:paraId="4D093F31" w14:textId="77777777" w:rsidR="00BA69EE" w:rsidRDefault="00BA69EE" w:rsidP="00BA69EE">
      <w:pPr>
        <w:ind w:left="720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validatedData</w:t>
      </w:r>
      <w:proofErr w:type="spellEnd"/>
      <w:r>
        <w:t xml:space="preserve"> = </w:t>
      </w:r>
      <w:proofErr w:type="spellStart"/>
      <w:r>
        <w:t>CreateOrderSchema.parse</w:t>
      </w:r>
      <w:proofErr w:type="spell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>);</w:t>
      </w:r>
    </w:p>
    <w:p w14:paraId="76CA10AA" w14:textId="77777777" w:rsidR="00BA69EE" w:rsidRDefault="00BA69EE" w:rsidP="00BA69EE">
      <w:pPr>
        <w:ind w:left="720"/>
      </w:pPr>
      <w:r>
        <w:lastRenderedPageBreak/>
        <w:t xml:space="preserve">    // ...continuar con datos validados</w:t>
      </w:r>
    </w:p>
    <w:p w14:paraId="40EE501B" w14:textId="77777777" w:rsidR="00BA69EE" w:rsidRDefault="00BA69EE" w:rsidP="00BA69EE">
      <w:pPr>
        <w:ind w:left="720"/>
      </w:pPr>
      <w:r>
        <w:t xml:space="preserve">  } catch (error) {</w:t>
      </w:r>
    </w:p>
    <w:p w14:paraId="1183E983" w14:textId="77777777" w:rsidR="00BA69EE" w:rsidRDefault="00BA69EE" w:rsidP="00BA69EE">
      <w:pPr>
        <w:ind w:left="720"/>
      </w:pPr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 xml:space="preserve">({ </w:t>
      </w:r>
    </w:p>
    <w:p w14:paraId="0CA207EE" w14:textId="77777777" w:rsidR="00BA69EE" w:rsidRDefault="00BA69EE" w:rsidP="00BA69EE">
      <w:pPr>
        <w:ind w:left="720"/>
      </w:pPr>
      <w:r>
        <w:t xml:space="preserve">      error: '</w:t>
      </w:r>
      <w:proofErr w:type="spellStart"/>
      <w:r>
        <w:t>validation_error</w:t>
      </w:r>
      <w:proofErr w:type="spellEnd"/>
      <w:r>
        <w:t xml:space="preserve">', </w:t>
      </w:r>
    </w:p>
    <w:p w14:paraId="3F16F7EC" w14:textId="77777777" w:rsidR="00BA69EE" w:rsidRDefault="00BA69EE" w:rsidP="00BA69EE">
      <w:pPr>
        <w:ind w:left="720"/>
      </w:pPr>
      <w:r>
        <w:t xml:space="preserve">      </w:t>
      </w:r>
      <w:proofErr w:type="spellStart"/>
      <w:r>
        <w:t>details</w:t>
      </w:r>
      <w:proofErr w:type="spellEnd"/>
      <w:r>
        <w:t xml:space="preserve">: </w:t>
      </w:r>
      <w:proofErr w:type="spellStart"/>
      <w:proofErr w:type="gramStart"/>
      <w:r>
        <w:t>error.errors</w:t>
      </w:r>
      <w:proofErr w:type="spellEnd"/>
      <w:proofErr w:type="gramEnd"/>
      <w:r>
        <w:t xml:space="preserve"> </w:t>
      </w:r>
    </w:p>
    <w:p w14:paraId="6F31F6FE" w14:textId="77777777" w:rsidR="00BA69EE" w:rsidRDefault="00BA69EE" w:rsidP="00BA69EE">
      <w:pPr>
        <w:ind w:left="720"/>
      </w:pPr>
      <w:r>
        <w:t xml:space="preserve">    });</w:t>
      </w:r>
    </w:p>
    <w:p w14:paraId="6ADD5B71" w14:textId="77777777" w:rsidR="00BA69EE" w:rsidRDefault="00BA69EE" w:rsidP="00BA69EE">
      <w:pPr>
        <w:ind w:left="720"/>
      </w:pPr>
      <w:r>
        <w:t xml:space="preserve">  }</w:t>
      </w:r>
    </w:p>
    <w:p w14:paraId="72A2AF0F" w14:textId="4909F0EA" w:rsidR="007F7462" w:rsidRPr="007F7462" w:rsidRDefault="00BA69EE" w:rsidP="00BA69EE">
      <w:pPr>
        <w:ind w:left="720"/>
      </w:pPr>
      <w:r>
        <w:t>}</w:t>
      </w:r>
    </w:p>
    <w:p w14:paraId="6622D173" w14:textId="77777777" w:rsidR="007F7462" w:rsidRPr="007F7462" w:rsidRDefault="007F7462" w:rsidP="007F7462">
      <w:pPr>
        <w:rPr>
          <w:b/>
          <w:bCs/>
        </w:rPr>
      </w:pPr>
      <w:r w:rsidRPr="007F7462">
        <w:rPr>
          <w:b/>
          <w:bCs/>
        </w:rPr>
        <w:t xml:space="preserve">4.3 Sin Rate </w:t>
      </w:r>
      <w:proofErr w:type="spellStart"/>
      <w:r w:rsidRPr="007F7462">
        <w:rPr>
          <w:b/>
          <w:bCs/>
        </w:rPr>
        <w:t>Limiting</w:t>
      </w:r>
      <w:proofErr w:type="spellEnd"/>
    </w:p>
    <w:p w14:paraId="60CA247B" w14:textId="77777777" w:rsidR="007F7462" w:rsidRPr="007F7462" w:rsidRDefault="007F7462" w:rsidP="007F7462">
      <w:r w:rsidRPr="007F7462">
        <w:rPr>
          <w:b/>
          <w:bCs/>
        </w:rPr>
        <w:t>Riesgo</w:t>
      </w:r>
      <w:r w:rsidRPr="007F7462">
        <w:t xml:space="preserve">: Abuso de </w:t>
      </w:r>
      <w:proofErr w:type="spellStart"/>
      <w:r w:rsidRPr="007F7462">
        <w:t>endpoints</w:t>
      </w:r>
      <w:proofErr w:type="spellEnd"/>
      <w:r w:rsidRPr="007F7462">
        <w:t xml:space="preserve"> públicos (</w:t>
      </w:r>
      <w:proofErr w:type="spellStart"/>
      <w:r w:rsidRPr="007F7462">
        <w:t>DDoS</w:t>
      </w:r>
      <w:proofErr w:type="spellEnd"/>
      <w:r w:rsidRPr="007F7462">
        <w:t xml:space="preserve">, </w:t>
      </w:r>
      <w:proofErr w:type="spellStart"/>
      <w:r w:rsidRPr="007F7462">
        <w:t>scraping</w:t>
      </w:r>
      <w:proofErr w:type="spellEnd"/>
      <w:r w:rsidRPr="007F7462">
        <w:t>).</w:t>
      </w:r>
    </w:p>
    <w:p w14:paraId="45E67E9D" w14:textId="77777777" w:rsidR="007F7462" w:rsidRPr="007F7462" w:rsidRDefault="007F7462" w:rsidP="007F7462">
      <w:r w:rsidRPr="007F7462">
        <w:rPr>
          <w:b/>
          <w:bCs/>
        </w:rPr>
        <w:t xml:space="preserve">Solución con </w:t>
      </w:r>
      <w:proofErr w:type="spellStart"/>
      <w:r w:rsidRPr="007F7462">
        <w:rPr>
          <w:b/>
          <w:bCs/>
        </w:rPr>
        <w:t>Firebase</w:t>
      </w:r>
      <w:proofErr w:type="spellEnd"/>
      <w:r w:rsidRPr="007F7462">
        <w:rPr>
          <w:b/>
          <w:bCs/>
        </w:rPr>
        <w:t xml:space="preserve"> App Check</w:t>
      </w:r>
      <w:r w:rsidRPr="007F7462">
        <w:t>:</w:t>
      </w:r>
    </w:p>
    <w:p w14:paraId="7DEECC12" w14:textId="77777777" w:rsidR="00BA69EE" w:rsidRDefault="00BA69EE" w:rsidP="00BA69EE">
      <w:pPr>
        <w:ind w:left="720"/>
      </w:pPr>
      <w:r>
        <w:t xml:space="preserve">// </w:t>
      </w:r>
      <w:proofErr w:type="spellStart"/>
      <w:proofErr w:type="gramStart"/>
      <w:r>
        <w:t>firebase.json</w:t>
      </w:r>
      <w:proofErr w:type="spellEnd"/>
      <w:proofErr w:type="gramEnd"/>
    </w:p>
    <w:p w14:paraId="4D17BD5C" w14:textId="77777777" w:rsidR="00BA69EE" w:rsidRDefault="00BA69EE" w:rsidP="00BA69EE">
      <w:pPr>
        <w:ind w:left="720"/>
      </w:pPr>
      <w:r>
        <w:t>{</w:t>
      </w:r>
    </w:p>
    <w:p w14:paraId="22C83EC7" w14:textId="77777777" w:rsidR="00BA69EE" w:rsidRDefault="00BA69EE" w:rsidP="00BA69EE">
      <w:pPr>
        <w:ind w:left="720"/>
      </w:pPr>
      <w:r>
        <w:t xml:space="preserve">  "</w:t>
      </w:r>
      <w:proofErr w:type="spellStart"/>
      <w:r>
        <w:t>appCheck</w:t>
      </w:r>
      <w:proofErr w:type="spellEnd"/>
      <w:r>
        <w:t>": {</w:t>
      </w:r>
    </w:p>
    <w:p w14:paraId="771D0F4A" w14:textId="77777777" w:rsidR="00BA69EE" w:rsidRDefault="00BA69EE" w:rsidP="00BA69EE">
      <w:pPr>
        <w:ind w:left="720"/>
      </w:pPr>
      <w:r>
        <w:t xml:space="preserve">    "</w:t>
      </w:r>
      <w:proofErr w:type="spellStart"/>
      <w:r>
        <w:t>enabled</w:t>
      </w:r>
      <w:proofErr w:type="spellEnd"/>
      <w:r>
        <w:t>": true,</w:t>
      </w:r>
    </w:p>
    <w:p w14:paraId="30E07029" w14:textId="77777777" w:rsidR="00BA69EE" w:rsidRDefault="00BA69EE" w:rsidP="00BA69EE">
      <w:pPr>
        <w:ind w:left="720"/>
      </w:pPr>
      <w:r>
        <w:t xml:space="preserve">    "</w:t>
      </w:r>
      <w:proofErr w:type="spellStart"/>
      <w:r>
        <w:t>enforcement</w:t>
      </w:r>
      <w:proofErr w:type="spellEnd"/>
      <w:r>
        <w:t>": {</w:t>
      </w:r>
    </w:p>
    <w:p w14:paraId="2D3BAC7D" w14:textId="77777777" w:rsidR="00BA69EE" w:rsidRDefault="00BA69EE" w:rsidP="00BA69EE">
      <w:pPr>
        <w:ind w:left="720"/>
      </w:pPr>
      <w:r>
        <w:t xml:space="preserve">      "</w:t>
      </w:r>
      <w:proofErr w:type="spellStart"/>
      <w:r>
        <w:t>functions</w:t>
      </w:r>
      <w:proofErr w:type="spellEnd"/>
      <w:r>
        <w:t>": {</w:t>
      </w:r>
    </w:p>
    <w:p w14:paraId="6554F7D9" w14:textId="77777777" w:rsidR="00BA69EE" w:rsidRDefault="00BA69EE" w:rsidP="00BA69EE">
      <w:pPr>
        <w:ind w:left="720"/>
      </w:pPr>
      <w:r>
        <w:t xml:space="preserve">        "</w:t>
      </w:r>
      <w:proofErr w:type="spellStart"/>
      <w:r>
        <w:t>orders</w:t>
      </w:r>
      <w:proofErr w:type="spellEnd"/>
      <w:r>
        <w:t>": "</w:t>
      </w:r>
      <w:proofErr w:type="spellStart"/>
      <w:r>
        <w:t>enforced</w:t>
      </w:r>
      <w:proofErr w:type="spellEnd"/>
      <w:r>
        <w:t>",</w:t>
      </w:r>
    </w:p>
    <w:p w14:paraId="07B521C4" w14:textId="77777777" w:rsidR="00BA69EE" w:rsidRDefault="00BA69EE" w:rsidP="00BA69EE">
      <w:pPr>
        <w:ind w:left="720"/>
      </w:pPr>
      <w:r>
        <w:t xml:space="preserve">        "</w:t>
      </w:r>
      <w:proofErr w:type="spellStart"/>
      <w:r>
        <w:t>payments_init</w:t>
      </w:r>
      <w:proofErr w:type="spellEnd"/>
      <w:r>
        <w:t>": "</w:t>
      </w:r>
      <w:proofErr w:type="spellStart"/>
      <w:r>
        <w:t>enforced</w:t>
      </w:r>
      <w:proofErr w:type="spellEnd"/>
      <w:r>
        <w:t>"</w:t>
      </w:r>
    </w:p>
    <w:p w14:paraId="4ADD1F30" w14:textId="77777777" w:rsidR="00BA69EE" w:rsidRDefault="00BA69EE" w:rsidP="00BA69EE">
      <w:pPr>
        <w:ind w:left="720"/>
      </w:pPr>
      <w:r>
        <w:t xml:space="preserve">      }</w:t>
      </w:r>
    </w:p>
    <w:p w14:paraId="20025D1D" w14:textId="77777777" w:rsidR="00BA69EE" w:rsidRDefault="00BA69EE" w:rsidP="00BA69EE">
      <w:pPr>
        <w:ind w:left="720"/>
      </w:pPr>
      <w:r>
        <w:t xml:space="preserve">    }</w:t>
      </w:r>
    </w:p>
    <w:p w14:paraId="15BAF1DC" w14:textId="77777777" w:rsidR="00BA69EE" w:rsidRDefault="00BA69EE" w:rsidP="00BA69EE">
      <w:pPr>
        <w:ind w:left="720"/>
      </w:pPr>
      <w:r>
        <w:t xml:space="preserve">  }</w:t>
      </w:r>
    </w:p>
    <w:p w14:paraId="0C3E8B11" w14:textId="3FDD53F9" w:rsidR="007F7462" w:rsidRPr="007F7462" w:rsidRDefault="00BA69EE" w:rsidP="00BA69EE">
      <w:pPr>
        <w:ind w:left="720"/>
      </w:pPr>
      <w:r>
        <w:t>}</w:t>
      </w:r>
    </w:p>
    <w:p w14:paraId="5669CF5C" w14:textId="77777777" w:rsidR="007F7462" w:rsidRPr="007F7462" w:rsidRDefault="007F7462" w:rsidP="007F7462">
      <w:r w:rsidRPr="007F7462">
        <w:rPr>
          <w:b/>
          <w:bCs/>
        </w:rPr>
        <w:t xml:space="preserve">Alternativa con </w:t>
      </w:r>
      <w:proofErr w:type="spellStart"/>
      <w:r w:rsidRPr="007F7462">
        <w:rPr>
          <w:b/>
          <w:bCs/>
        </w:rPr>
        <w:t>express-rate-limit</w:t>
      </w:r>
      <w:proofErr w:type="spellEnd"/>
      <w:r w:rsidRPr="007F7462">
        <w:t>:</w:t>
      </w:r>
    </w:p>
    <w:p w14:paraId="19F39D28" w14:textId="77777777" w:rsidR="00BA69EE" w:rsidRDefault="00BA69EE" w:rsidP="00BA69EE">
      <w:pPr>
        <w:ind w:left="720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rateLimit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express-rate-limit</w:t>
      </w:r>
      <w:proofErr w:type="spellEnd"/>
      <w:r>
        <w:t>';</w:t>
      </w:r>
    </w:p>
    <w:p w14:paraId="31E0D109" w14:textId="77777777" w:rsidR="00BA69EE" w:rsidRDefault="00BA69EE" w:rsidP="00BA69EE">
      <w:pPr>
        <w:ind w:left="720"/>
      </w:pPr>
    </w:p>
    <w:p w14:paraId="18C02761" w14:textId="77777777" w:rsidR="00BA69EE" w:rsidRDefault="00BA69EE" w:rsidP="00BA69EE">
      <w:pPr>
        <w:ind w:left="72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limiter</w:t>
      </w:r>
      <w:proofErr w:type="spellEnd"/>
      <w:r>
        <w:t xml:space="preserve"> = </w:t>
      </w:r>
      <w:proofErr w:type="spellStart"/>
      <w:proofErr w:type="gramStart"/>
      <w:r>
        <w:t>rateLimit</w:t>
      </w:r>
      <w:proofErr w:type="spellEnd"/>
      <w:r>
        <w:t>(</w:t>
      </w:r>
      <w:proofErr w:type="gramEnd"/>
      <w:r>
        <w:t>{</w:t>
      </w:r>
    </w:p>
    <w:p w14:paraId="1EB3774D" w14:textId="77777777" w:rsidR="00BA69EE" w:rsidRDefault="00BA69EE" w:rsidP="00BA69EE">
      <w:pPr>
        <w:ind w:left="720"/>
      </w:pPr>
      <w:r>
        <w:t xml:space="preserve">  </w:t>
      </w:r>
      <w:proofErr w:type="spellStart"/>
      <w:r>
        <w:t>windowMs</w:t>
      </w:r>
      <w:proofErr w:type="spellEnd"/>
      <w:r>
        <w:t>: 15 * 60 * 1000, // 15 minutos</w:t>
      </w:r>
    </w:p>
    <w:p w14:paraId="65F48E40" w14:textId="77777777" w:rsidR="00BA69EE" w:rsidRDefault="00BA69EE" w:rsidP="00BA69EE">
      <w:pPr>
        <w:ind w:left="720"/>
      </w:pPr>
      <w:r>
        <w:t xml:space="preserve">  </w:t>
      </w:r>
      <w:proofErr w:type="spellStart"/>
      <w:r>
        <w:t>max</w:t>
      </w:r>
      <w:proofErr w:type="spellEnd"/>
      <w:r>
        <w:t xml:space="preserve">: 100, // 100 </w:t>
      </w:r>
      <w:proofErr w:type="spellStart"/>
      <w:r>
        <w:t>requests</w:t>
      </w:r>
      <w:proofErr w:type="spellEnd"/>
      <w:r>
        <w:t xml:space="preserve"> por IP</w:t>
      </w:r>
    </w:p>
    <w:p w14:paraId="72021FD0" w14:textId="77777777" w:rsidR="00BA69EE" w:rsidRDefault="00BA69EE" w:rsidP="00BA69EE">
      <w:pPr>
        <w:ind w:left="720"/>
      </w:pPr>
      <w:r>
        <w:lastRenderedPageBreak/>
        <w:t xml:space="preserve">  </w:t>
      </w:r>
      <w:proofErr w:type="spellStart"/>
      <w:r>
        <w:t>message</w:t>
      </w:r>
      <w:proofErr w:type="spellEnd"/>
      <w:r>
        <w:t>: 'Demasiadas solicitudes, intenta más tarde'</w:t>
      </w:r>
    </w:p>
    <w:p w14:paraId="568B6459" w14:textId="77777777" w:rsidR="00BA69EE" w:rsidRDefault="00BA69EE" w:rsidP="00BA69EE">
      <w:pPr>
        <w:ind w:left="720"/>
      </w:pPr>
      <w:r>
        <w:t>});</w:t>
      </w:r>
    </w:p>
    <w:p w14:paraId="3C9598DA" w14:textId="77777777" w:rsidR="00BA69EE" w:rsidRDefault="00BA69EE" w:rsidP="00BA69EE">
      <w:pPr>
        <w:ind w:left="720"/>
      </w:pPr>
    </w:p>
    <w:p w14:paraId="4ED9C153" w14:textId="5215B9F6" w:rsidR="007F7462" w:rsidRPr="007F7462" w:rsidRDefault="00BA69EE" w:rsidP="00BA69EE">
      <w:pPr>
        <w:ind w:left="720"/>
      </w:pPr>
      <w:proofErr w:type="spellStart"/>
      <w:proofErr w:type="gramStart"/>
      <w:r>
        <w:t>app.use</w:t>
      </w:r>
      <w:proofErr w:type="spellEnd"/>
      <w:r>
        <w:t>(</w:t>
      </w:r>
      <w:proofErr w:type="gramEnd"/>
      <w:r>
        <w:t>'/</w:t>
      </w:r>
      <w:proofErr w:type="spellStart"/>
      <w:r>
        <w:t>orders</w:t>
      </w:r>
      <w:proofErr w:type="spellEnd"/>
      <w:r>
        <w:t xml:space="preserve">', </w:t>
      </w:r>
      <w:proofErr w:type="spellStart"/>
      <w:r>
        <w:t>limiter</w:t>
      </w:r>
      <w:proofErr w:type="spellEnd"/>
      <w:r>
        <w:t>);</w:t>
      </w:r>
    </w:p>
    <w:p w14:paraId="12DA61E6" w14:textId="77777777" w:rsidR="007F7462" w:rsidRPr="007F7462" w:rsidRDefault="007F7462" w:rsidP="007F7462">
      <w:pPr>
        <w:rPr>
          <w:b/>
          <w:bCs/>
        </w:rPr>
      </w:pPr>
      <w:r w:rsidRPr="007F7462">
        <w:rPr>
          <w:b/>
          <w:bCs/>
        </w:rPr>
        <w:t xml:space="preserve">4.4 </w:t>
      </w:r>
      <w:proofErr w:type="spellStart"/>
      <w:r w:rsidRPr="007F7462">
        <w:rPr>
          <w:b/>
          <w:bCs/>
        </w:rPr>
        <w:t>Webhook</w:t>
      </w:r>
      <w:proofErr w:type="spellEnd"/>
      <w:r w:rsidRPr="007F7462">
        <w:rPr>
          <w:b/>
          <w:bCs/>
        </w:rPr>
        <w:t xml:space="preserve"> de </w:t>
      </w:r>
      <w:proofErr w:type="spellStart"/>
      <w:r w:rsidRPr="007F7462">
        <w:rPr>
          <w:b/>
          <w:bCs/>
        </w:rPr>
        <w:t>Zapier</w:t>
      </w:r>
      <w:proofErr w:type="spellEnd"/>
      <w:r w:rsidRPr="007F7462">
        <w:rPr>
          <w:b/>
          <w:bCs/>
        </w:rPr>
        <w:t xml:space="preserve"> Sin Autenticación</w:t>
      </w:r>
    </w:p>
    <w:p w14:paraId="5EEA78BD" w14:textId="77777777" w:rsidR="007F7462" w:rsidRPr="007F7462" w:rsidRDefault="007F7462" w:rsidP="007F7462">
      <w:r w:rsidRPr="007F7462">
        <w:rPr>
          <w:b/>
          <w:bCs/>
        </w:rPr>
        <w:t>Archivo</w:t>
      </w:r>
      <w:r w:rsidRPr="007F7462">
        <w:t>: </w:t>
      </w:r>
      <w:proofErr w:type="spellStart"/>
      <w:r w:rsidRPr="007F7462">
        <w:fldChar w:fldCharType="begin"/>
      </w:r>
      <w:r w:rsidRPr="007F7462">
        <w:instrText>HYPERLINK "vscode-file://vscode-app/c:/Users/alejandro.carmona/AppData/Local/Programs/Microsoft%20VS%20Code/resources/app/out/vs/code/electron-browser/workbench/workbench.html" \o ""</w:instrText>
      </w:r>
      <w:r w:rsidRPr="007F7462">
        <w:fldChar w:fldCharType="separate"/>
      </w:r>
      <w:r w:rsidRPr="007F7462">
        <w:rPr>
          <w:rStyle w:val="Hipervnculo"/>
        </w:rPr>
        <w:t>index.ts</w:t>
      </w:r>
      <w:proofErr w:type="spellEnd"/>
      <w:r w:rsidRPr="007F7462">
        <w:fldChar w:fldCharType="end"/>
      </w:r>
    </w:p>
    <w:p w14:paraId="7CE8C38A" w14:textId="77777777" w:rsidR="00BA69EE" w:rsidRDefault="00BA69EE" w:rsidP="00BA69EE">
      <w:pPr>
        <w:ind w:left="720"/>
      </w:pP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fetch</w:t>
      </w:r>
      <w:proofErr w:type="spellEnd"/>
      <w:r>
        <w:t>(</w:t>
      </w:r>
      <w:proofErr w:type="spellStart"/>
      <w:proofErr w:type="gramEnd"/>
      <w:r>
        <w:t>zapierWebhook</w:t>
      </w:r>
      <w:proofErr w:type="spellEnd"/>
      <w:r>
        <w:t xml:space="preserve">, </w:t>
      </w:r>
      <w:proofErr w:type="gramStart"/>
      <w:r>
        <w:t xml:space="preserve">{ </w:t>
      </w:r>
      <w:proofErr w:type="spellStart"/>
      <w:r>
        <w:t>method</w:t>
      </w:r>
      <w:proofErr w:type="spellEnd"/>
      <w:proofErr w:type="gramEnd"/>
      <w:r>
        <w:t xml:space="preserve">: 'POST', </w:t>
      </w:r>
      <w:proofErr w:type="spellStart"/>
      <w:r>
        <w:t>body</w:t>
      </w:r>
      <w:proofErr w:type="spellEnd"/>
      <w:r>
        <w:t xml:space="preserve">: </w:t>
      </w:r>
      <w:proofErr w:type="spellStart"/>
      <w:r>
        <w:t>JSON.stringify</w:t>
      </w:r>
      <w:proofErr w:type="spellEnd"/>
      <w:r>
        <w:t>(</w:t>
      </w:r>
      <w:proofErr w:type="spellStart"/>
      <w:r>
        <w:t>payload</w:t>
      </w:r>
      <w:proofErr w:type="spellEnd"/>
      <w:proofErr w:type="gramStart"/>
      <w:r>
        <w:t>) }</w:t>
      </w:r>
      <w:proofErr w:type="gramEnd"/>
      <w:r>
        <w:t>);</w:t>
      </w:r>
    </w:p>
    <w:p w14:paraId="78AA1083" w14:textId="08A285DD" w:rsidR="007F7462" w:rsidRPr="007F7462" w:rsidRDefault="00BA69EE" w:rsidP="00BA69EE">
      <w:pPr>
        <w:ind w:left="720"/>
      </w:pPr>
      <w:r>
        <w:t xml:space="preserve">// </w:t>
      </w:r>
      <w:r>
        <w:rPr>
          <w:rFonts w:ascii="Segoe UI Emoji" w:hAnsi="Segoe UI Emoji" w:cs="Segoe UI Emoji"/>
        </w:rPr>
        <w:t>❌</w:t>
      </w:r>
      <w:r>
        <w:t xml:space="preserve"> Sin firma HMAC para verificar integridad</w:t>
      </w:r>
    </w:p>
    <w:p w14:paraId="2F486C8C" w14:textId="77777777" w:rsidR="007F7462" w:rsidRPr="007F7462" w:rsidRDefault="007F7462" w:rsidP="007F7462">
      <w:r w:rsidRPr="007F7462">
        <w:rPr>
          <w:b/>
          <w:bCs/>
        </w:rPr>
        <w:t>Solución</w:t>
      </w:r>
      <w:r w:rsidRPr="007F7462">
        <w:t>:</w:t>
      </w:r>
    </w:p>
    <w:p w14:paraId="110B7A60" w14:textId="77777777" w:rsidR="00BA69EE" w:rsidRDefault="00BA69EE" w:rsidP="00BA69EE">
      <w:pPr>
        <w:ind w:left="720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crypto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crypto</w:t>
      </w:r>
      <w:proofErr w:type="spellEnd"/>
      <w:r>
        <w:t>';</w:t>
      </w:r>
    </w:p>
    <w:p w14:paraId="0062826E" w14:textId="77777777" w:rsidR="00BA69EE" w:rsidRDefault="00BA69EE" w:rsidP="00BA69EE">
      <w:pPr>
        <w:ind w:left="720"/>
      </w:pPr>
    </w:p>
    <w:p w14:paraId="5E32695C" w14:textId="77777777" w:rsidR="00BA69EE" w:rsidRDefault="00BA69EE" w:rsidP="00BA69EE">
      <w:pPr>
        <w:ind w:left="72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= </w:t>
      </w:r>
      <w:proofErr w:type="spellStart"/>
      <w:r>
        <w:t>crypto</w:t>
      </w:r>
      <w:proofErr w:type="spellEnd"/>
    </w:p>
    <w:p w14:paraId="4F00DF7D" w14:textId="77777777" w:rsidR="00BA69EE" w:rsidRDefault="00BA69EE" w:rsidP="00BA69EE">
      <w:pPr>
        <w:ind w:left="720"/>
      </w:pPr>
      <w:r>
        <w:t xml:space="preserve">  </w:t>
      </w:r>
      <w:proofErr w:type="gramStart"/>
      <w:r>
        <w:t>.</w:t>
      </w:r>
      <w:proofErr w:type="spellStart"/>
      <w:r>
        <w:t>createHmac</w:t>
      </w:r>
      <w:proofErr w:type="spellEnd"/>
      <w:proofErr w:type="gramEnd"/>
      <w:r>
        <w:t xml:space="preserve">('sha256', </w:t>
      </w:r>
      <w:proofErr w:type="spellStart"/>
      <w:proofErr w:type="gramStart"/>
      <w:r>
        <w:t>process.env.ZAPIER</w:t>
      </w:r>
      <w:proofErr w:type="gramEnd"/>
      <w:r>
        <w:t>_WEBHOOK_SECRET</w:t>
      </w:r>
      <w:proofErr w:type="spellEnd"/>
      <w:r>
        <w:t>)</w:t>
      </w:r>
    </w:p>
    <w:p w14:paraId="6F8AAA4E" w14:textId="77777777" w:rsidR="00BA69EE" w:rsidRDefault="00BA69EE" w:rsidP="00BA69EE">
      <w:pPr>
        <w:ind w:left="720"/>
      </w:pPr>
      <w:r>
        <w:t xml:space="preserve">  </w:t>
      </w:r>
      <w:proofErr w:type="gramStart"/>
      <w:r>
        <w:t>.</w:t>
      </w:r>
      <w:proofErr w:type="spellStart"/>
      <w:r>
        <w:t>update</w:t>
      </w:r>
      <w:proofErr w:type="spellEnd"/>
      <w:proofErr w:type="gramEnd"/>
      <w:r>
        <w:t>(</w:t>
      </w:r>
      <w:proofErr w:type="spellStart"/>
      <w:r>
        <w:t>JSON.stringify</w:t>
      </w:r>
      <w:proofErr w:type="spellEnd"/>
      <w:r>
        <w:t>(</w:t>
      </w:r>
      <w:proofErr w:type="spellStart"/>
      <w:r>
        <w:t>payload</w:t>
      </w:r>
      <w:proofErr w:type="spellEnd"/>
      <w:r>
        <w:t>))</w:t>
      </w:r>
    </w:p>
    <w:p w14:paraId="35B461C1" w14:textId="77777777" w:rsidR="00BA69EE" w:rsidRDefault="00BA69EE" w:rsidP="00BA69EE">
      <w:pPr>
        <w:ind w:left="720"/>
      </w:pPr>
      <w:r>
        <w:t xml:space="preserve">  </w:t>
      </w:r>
      <w:proofErr w:type="gramStart"/>
      <w:r>
        <w:t>.</w:t>
      </w:r>
      <w:proofErr w:type="spellStart"/>
      <w:r>
        <w:t>digest</w:t>
      </w:r>
      <w:proofErr w:type="spellEnd"/>
      <w:proofErr w:type="gramEnd"/>
      <w:r>
        <w:t>('</w:t>
      </w:r>
      <w:proofErr w:type="spellStart"/>
      <w:r>
        <w:t>hex</w:t>
      </w:r>
      <w:proofErr w:type="spellEnd"/>
      <w:r>
        <w:t>');</w:t>
      </w:r>
    </w:p>
    <w:p w14:paraId="641706D9" w14:textId="77777777" w:rsidR="00BA69EE" w:rsidRDefault="00BA69EE" w:rsidP="00BA69EE">
      <w:pPr>
        <w:ind w:left="720"/>
      </w:pPr>
    </w:p>
    <w:p w14:paraId="626E9596" w14:textId="77777777" w:rsidR="00BA69EE" w:rsidRDefault="00BA69EE" w:rsidP="00BA69EE">
      <w:pPr>
        <w:ind w:left="720"/>
      </w:pP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fetch</w:t>
      </w:r>
      <w:proofErr w:type="spellEnd"/>
      <w:r>
        <w:t>(</w:t>
      </w:r>
      <w:proofErr w:type="spellStart"/>
      <w:proofErr w:type="gramEnd"/>
      <w:r>
        <w:t>zapierWebhook</w:t>
      </w:r>
      <w:proofErr w:type="spellEnd"/>
      <w:r>
        <w:t>, {</w:t>
      </w:r>
    </w:p>
    <w:p w14:paraId="476D84C4" w14:textId="77777777" w:rsidR="00BA69EE" w:rsidRDefault="00BA69EE" w:rsidP="00BA69EE">
      <w:pPr>
        <w:ind w:left="720"/>
      </w:pPr>
      <w:r>
        <w:t xml:space="preserve">  </w:t>
      </w:r>
      <w:proofErr w:type="spellStart"/>
      <w:r>
        <w:t>method</w:t>
      </w:r>
      <w:proofErr w:type="spellEnd"/>
      <w:r>
        <w:t>: 'POST',</w:t>
      </w:r>
    </w:p>
    <w:p w14:paraId="4F8B34E9" w14:textId="77777777" w:rsidR="00BA69EE" w:rsidRDefault="00BA69EE" w:rsidP="00BA69EE">
      <w:pPr>
        <w:ind w:left="720"/>
      </w:pPr>
      <w:r>
        <w:t xml:space="preserve">  </w:t>
      </w:r>
      <w:proofErr w:type="spellStart"/>
      <w:r>
        <w:t>headers</w:t>
      </w:r>
      <w:proofErr w:type="spellEnd"/>
      <w:r>
        <w:t>: {</w:t>
      </w:r>
    </w:p>
    <w:p w14:paraId="2A79A317" w14:textId="77777777" w:rsidR="00BA69EE" w:rsidRDefault="00BA69EE" w:rsidP="00BA69EE">
      <w:pPr>
        <w:ind w:left="720"/>
      </w:pPr>
      <w:r>
        <w:t xml:space="preserve">    'Content-</w:t>
      </w:r>
      <w:proofErr w:type="spellStart"/>
      <w:r>
        <w:t>Type</w:t>
      </w:r>
      <w:proofErr w:type="spellEnd"/>
      <w:r>
        <w:t>': '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',</w:t>
      </w:r>
    </w:p>
    <w:p w14:paraId="17727808" w14:textId="77777777" w:rsidR="00BA69EE" w:rsidRDefault="00BA69EE" w:rsidP="00BA69EE">
      <w:pPr>
        <w:ind w:left="720"/>
      </w:pPr>
      <w:r>
        <w:t xml:space="preserve">    'X-</w:t>
      </w:r>
      <w:proofErr w:type="spellStart"/>
      <w:r>
        <w:t>Signature</w:t>
      </w:r>
      <w:proofErr w:type="spellEnd"/>
      <w:r>
        <w:t xml:space="preserve">': </w:t>
      </w:r>
      <w:proofErr w:type="spellStart"/>
      <w:r>
        <w:t>signature</w:t>
      </w:r>
      <w:proofErr w:type="spellEnd"/>
    </w:p>
    <w:p w14:paraId="1D739A1C" w14:textId="77777777" w:rsidR="00BA69EE" w:rsidRDefault="00BA69EE" w:rsidP="00BA69EE">
      <w:pPr>
        <w:ind w:left="720"/>
      </w:pPr>
      <w:r>
        <w:t xml:space="preserve">  },</w:t>
      </w:r>
    </w:p>
    <w:p w14:paraId="76EBD76B" w14:textId="77777777" w:rsidR="00BA69EE" w:rsidRDefault="00BA69EE" w:rsidP="00BA69EE">
      <w:pPr>
        <w:ind w:left="720"/>
      </w:pPr>
      <w:r>
        <w:t xml:space="preserve">  </w:t>
      </w:r>
      <w:proofErr w:type="spellStart"/>
      <w:r>
        <w:t>body</w:t>
      </w:r>
      <w:proofErr w:type="spellEnd"/>
      <w:r>
        <w:t xml:space="preserve">: </w:t>
      </w:r>
      <w:proofErr w:type="spellStart"/>
      <w:r>
        <w:t>JSON.stringify</w:t>
      </w:r>
      <w:proofErr w:type="spellEnd"/>
      <w:r>
        <w:t>(</w:t>
      </w:r>
      <w:proofErr w:type="spellStart"/>
      <w:r>
        <w:t>payload</w:t>
      </w:r>
      <w:proofErr w:type="spellEnd"/>
      <w:r>
        <w:t>)</w:t>
      </w:r>
    </w:p>
    <w:p w14:paraId="3A734ECD" w14:textId="50B42D5D" w:rsidR="007F7462" w:rsidRPr="007F7462" w:rsidRDefault="00BA69EE" w:rsidP="00BA69EE">
      <w:pPr>
        <w:ind w:left="720"/>
      </w:pPr>
      <w:r>
        <w:t>});</w:t>
      </w:r>
    </w:p>
    <w:p w14:paraId="74A2EDDA" w14:textId="77777777" w:rsidR="007F7462" w:rsidRPr="007F7462" w:rsidRDefault="007F7462" w:rsidP="007F7462">
      <w:pPr>
        <w:rPr>
          <w:b/>
          <w:bCs/>
        </w:rPr>
      </w:pPr>
      <w:r w:rsidRPr="007F7462">
        <w:rPr>
          <w:b/>
          <w:bCs/>
        </w:rPr>
        <w:t>4.5 Sin Auditoría de Cambios Sensibles</w:t>
      </w:r>
    </w:p>
    <w:p w14:paraId="298BCD2A" w14:textId="77777777" w:rsidR="007F7462" w:rsidRPr="007F7462" w:rsidRDefault="007F7462" w:rsidP="007F7462">
      <w:r w:rsidRPr="007F7462">
        <w:rPr>
          <w:b/>
          <w:bCs/>
        </w:rPr>
        <w:t>Problema</w:t>
      </w:r>
      <w:r w:rsidRPr="007F7462">
        <w:t>: No se registra quién/cuándo modifica configuraciones críticas.</w:t>
      </w:r>
    </w:p>
    <w:p w14:paraId="734A9F98" w14:textId="77777777" w:rsidR="007F7462" w:rsidRPr="007F7462" w:rsidRDefault="007F7462" w:rsidP="007F7462">
      <w:r w:rsidRPr="007F7462">
        <w:rPr>
          <w:b/>
          <w:bCs/>
        </w:rPr>
        <w:t>Solución</w:t>
      </w:r>
      <w:r w:rsidRPr="007F7462">
        <w:t xml:space="preserve">: Agregar </w:t>
      </w:r>
      <w:proofErr w:type="spellStart"/>
      <w:r w:rsidRPr="007F7462">
        <w:t>collection</w:t>
      </w:r>
      <w:proofErr w:type="spellEnd"/>
      <w:r w:rsidRPr="007F7462">
        <w:t> </w:t>
      </w:r>
      <w:proofErr w:type="spellStart"/>
      <w:r w:rsidRPr="007F7462">
        <w:t>audit_logs</w:t>
      </w:r>
      <w:proofErr w:type="spellEnd"/>
      <w:r w:rsidRPr="007F7462">
        <w:t>:</w:t>
      </w:r>
    </w:p>
    <w:p w14:paraId="4ADB7290" w14:textId="77777777" w:rsidR="00BA69EE" w:rsidRDefault="00BA69EE" w:rsidP="00BA69EE">
      <w:pPr>
        <w:ind w:left="720"/>
      </w:pP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auditLog</w:t>
      </w:r>
      <w:proofErr w:type="spellEnd"/>
      <w:r>
        <w:t>(</w:t>
      </w:r>
      <w:proofErr w:type="spellStart"/>
      <w:proofErr w:type="gramEnd"/>
      <w:r>
        <w:t>action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metadata</w:t>
      </w:r>
      <w:proofErr w:type="spellEnd"/>
      <w:r>
        <w:t xml:space="preserve">: </w:t>
      </w:r>
      <w:proofErr w:type="spellStart"/>
      <w:r>
        <w:t>any</w:t>
      </w:r>
      <w:proofErr w:type="spellEnd"/>
      <w:r>
        <w:t>) {</w:t>
      </w:r>
    </w:p>
    <w:p w14:paraId="5FC6C950" w14:textId="77777777" w:rsidR="00BA69EE" w:rsidRDefault="00BA69EE" w:rsidP="00BA69EE">
      <w:pPr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ensureFirebase</w:t>
      </w:r>
      <w:proofErr w:type="spellEnd"/>
      <w:r>
        <w:t>(</w:t>
      </w:r>
      <w:proofErr w:type="gramEnd"/>
      <w:r>
        <w:t>);</w:t>
      </w:r>
    </w:p>
    <w:p w14:paraId="6825FB72" w14:textId="77777777" w:rsidR="00BA69EE" w:rsidRDefault="00BA69EE" w:rsidP="00BA69EE">
      <w:pPr>
        <w:ind w:left="720"/>
      </w:pPr>
      <w:r>
        <w:lastRenderedPageBreak/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db.collection</w:t>
      </w:r>
      <w:proofErr w:type="spellEnd"/>
      <w:proofErr w:type="gramEnd"/>
      <w:r>
        <w:t>('</w:t>
      </w:r>
      <w:proofErr w:type="spellStart"/>
      <w:r>
        <w:t>audit_logs</w:t>
      </w:r>
      <w:proofErr w:type="spellEnd"/>
      <w:r>
        <w:t>'</w:t>
      </w:r>
      <w:proofErr w:type="gramStart"/>
      <w:r>
        <w:t>).</w:t>
      </w:r>
      <w:proofErr w:type="spellStart"/>
      <w:r>
        <w:t>add</w:t>
      </w:r>
      <w:proofErr w:type="spellEnd"/>
      <w:proofErr w:type="gramEnd"/>
      <w:r>
        <w:t>({</w:t>
      </w:r>
    </w:p>
    <w:p w14:paraId="142C2826" w14:textId="77777777" w:rsidR="00BA69EE" w:rsidRDefault="00BA69EE" w:rsidP="00BA69EE">
      <w:pPr>
        <w:ind w:left="720"/>
      </w:pPr>
      <w:r>
        <w:t xml:space="preserve">    </w:t>
      </w:r>
      <w:proofErr w:type="spellStart"/>
      <w:r>
        <w:t>action</w:t>
      </w:r>
      <w:proofErr w:type="spellEnd"/>
      <w:r>
        <w:t>,</w:t>
      </w:r>
    </w:p>
    <w:p w14:paraId="7D0CE436" w14:textId="77777777" w:rsidR="00BA69EE" w:rsidRDefault="00BA69EE" w:rsidP="00BA69EE">
      <w:pPr>
        <w:ind w:left="720"/>
      </w:pPr>
      <w:r>
        <w:t xml:space="preserve">    </w:t>
      </w:r>
      <w:proofErr w:type="spellStart"/>
      <w:r>
        <w:t>timestamp</w:t>
      </w:r>
      <w:proofErr w:type="spellEnd"/>
      <w:r>
        <w:t xml:space="preserve">: </w:t>
      </w:r>
      <w:proofErr w:type="spellStart"/>
      <w:proofErr w:type="gramStart"/>
      <w:r>
        <w:t>admin.firestore</w:t>
      </w:r>
      <w:proofErr w:type="gramEnd"/>
      <w:r>
        <w:t>.FieldValue.serverTimestamp</w:t>
      </w:r>
      <w:proofErr w:type="spellEnd"/>
      <w:r>
        <w:t>(),</w:t>
      </w:r>
    </w:p>
    <w:p w14:paraId="729BE479" w14:textId="77777777" w:rsidR="00BA69EE" w:rsidRDefault="00BA69EE" w:rsidP="00BA69EE">
      <w:pPr>
        <w:ind w:left="720"/>
      </w:pPr>
      <w:r>
        <w:t xml:space="preserve">    </w:t>
      </w:r>
      <w:proofErr w:type="spellStart"/>
      <w:r>
        <w:t>metadata</w:t>
      </w:r>
      <w:proofErr w:type="spellEnd"/>
      <w:r>
        <w:t>,</w:t>
      </w:r>
    </w:p>
    <w:p w14:paraId="6198F5B5" w14:textId="77777777" w:rsidR="00BA69EE" w:rsidRDefault="00BA69EE" w:rsidP="00BA69EE">
      <w:pPr>
        <w:ind w:left="720"/>
      </w:pPr>
      <w:r>
        <w:t xml:space="preserve">    </w:t>
      </w:r>
      <w:proofErr w:type="spellStart"/>
      <w:r>
        <w:t>ip</w:t>
      </w:r>
      <w:proofErr w:type="spellEnd"/>
      <w:r>
        <w:t xml:space="preserve">: </w:t>
      </w:r>
      <w:proofErr w:type="spellStart"/>
      <w:proofErr w:type="gramStart"/>
      <w:r>
        <w:t>req.ip</w:t>
      </w:r>
      <w:proofErr w:type="spellEnd"/>
      <w:proofErr w:type="gramEnd"/>
      <w:r>
        <w:t>,</w:t>
      </w:r>
    </w:p>
    <w:p w14:paraId="4417156B" w14:textId="77777777" w:rsidR="00BA69EE" w:rsidRDefault="00BA69EE" w:rsidP="00BA69EE">
      <w:pPr>
        <w:ind w:left="720"/>
      </w:pPr>
      <w:r>
        <w:t xml:space="preserve">    </w:t>
      </w:r>
      <w:proofErr w:type="spellStart"/>
      <w:r>
        <w:t>userAgent</w:t>
      </w:r>
      <w:proofErr w:type="spellEnd"/>
      <w:r>
        <w:t xml:space="preserve">: </w:t>
      </w:r>
      <w:proofErr w:type="spellStart"/>
      <w:proofErr w:type="gramStart"/>
      <w:r>
        <w:t>req.headers</w:t>
      </w:r>
      <w:proofErr w:type="spellEnd"/>
      <w:proofErr w:type="gramEnd"/>
      <w:r>
        <w:t>['</w:t>
      </w:r>
      <w:proofErr w:type="spellStart"/>
      <w:r>
        <w:t>user-agent</w:t>
      </w:r>
      <w:proofErr w:type="spellEnd"/>
      <w:r>
        <w:t>']</w:t>
      </w:r>
    </w:p>
    <w:p w14:paraId="449D7C98" w14:textId="77777777" w:rsidR="00BA69EE" w:rsidRDefault="00BA69EE" w:rsidP="00BA69EE">
      <w:pPr>
        <w:ind w:left="720"/>
      </w:pPr>
      <w:r>
        <w:t xml:space="preserve">  });</w:t>
      </w:r>
    </w:p>
    <w:p w14:paraId="68C19B13" w14:textId="77777777" w:rsidR="00BA69EE" w:rsidRDefault="00BA69EE" w:rsidP="00BA69EE">
      <w:pPr>
        <w:ind w:left="720"/>
      </w:pPr>
      <w:r>
        <w:t>}</w:t>
      </w:r>
    </w:p>
    <w:p w14:paraId="66670928" w14:textId="77777777" w:rsidR="00BA69EE" w:rsidRDefault="00BA69EE" w:rsidP="00BA69EE">
      <w:pPr>
        <w:ind w:left="720"/>
      </w:pPr>
    </w:p>
    <w:p w14:paraId="19D73AE5" w14:textId="77777777" w:rsidR="00BA69EE" w:rsidRDefault="00BA69EE" w:rsidP="00BA69EE">
      <w:pPr>
        <w:ind w:left="720"/>
      </w:pPr>
      <w:r>
        <w:t>// Ejemplo de uso</w:t>
      </w:r>
    </w:p>
    <w:p w14:paraId="4E991745" w14:textId="70FB243A" w:rsidR="007F7462" w:rsidRPr="007F7462" w:rsidRDefault="00BA69EE" w:rsidP="00BA69EE">
      <w:pPr>
        <w:ind w:left="720"/>
      </w:pP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auditLog</w:t>
      </w:r>
      <w:proofErr w:type="spellEnd"/>
      <w:r>
        <w:t>(</w:t>
      </w:r>
      <w:proofErr w:type="gramEnd"/>
      <w:r>
        <w:t>'</w:t>
      </w:r>
      <w:proofErr w:type="spellStart"/>
      <w:r>
        <w:t>payment_confirmed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orderId</w:t>
      </w:r>
      <w:proofErr w:type="spellEnd"/>
      <w:proofErr w:type="gramEnd"/>
      <w:r>
        <w:t xml:space="preserve">, </w:t>
      </w:r>
      <w:proofErr w:type="spellStart"/>
      <w:r>
        <w:t>transactionId</w:t>
      </w:r>
      <w:proofErr w:type="spellEnd"/>
      <w:r>
        <w:t xml:space="preserve">, </w:t>
      </w:r>
      <w:proofErr w:type="spellStart"/>
      <w:proofErr w:type="gramStart"/>
      <w:r>
        <w:t>amount</w:t>
      </w:r>
      <w:proofErr w:type="spellEnd"/>
      <w:r>
        <w:t xml:space="preserve"> }</w:t>
      </w:r>
      <w:proofErr w:type="gramEnd"/>
      <w:r>
        <w:t>);</w:t>
      </w:r>
    </w:p>
    <w:p w14:paraId="621E942F" w14:textId="77777777" w:rsidR="007F7462" w:rsidRPr="007F7462" w:rsidRDefault="007F7462" w:rsidP="007F7462">
      <w:pPr>
        <w:rPr>
          <w:b/>
          <w:bCs/>
        </w:rPr>
      </w:pPr>
      <w:r w:rsidRPr="007F7462">
        <w:rPr>
          <w:b/>
          <w:bCs/>
        </w:rPr>
        <w:t>4.6 Dependencias con Vulnerabilidades</w:t>
      </w:r>
    </w:p>
    <w:p w14:paraId="4A27B6A0" w14:textId="77777777" w:rsidR="007F7462" w:rsidRPr="007F7462" w:rsidRDefault="007F7462" w:rsidP="007F7462">
      <w:r w:rsidRPr="007F7462">
        <w:rPr>
          <w:b/>
          <w:bCs/>
        </w:rPr>
        <w:t>Análisis requerido</w:t>
      </w:r>
      <w:r w:rsidRPr="007F7462">
        <w:t>: Ejecutar </w:t>
      </w:r>
      <w:proofErr w:type="spellStart"/>
      <w:r w:rsidRPr="007F7462">
        <w:t>npm</w:t>
      </w:r>
      <w:proofErr w:type="spellEnd"/>
      <w:r w:rsidRPr="007F7462">
        <w:t xml:space="preserve"> </w:t>
      </w:r>
      <w:proofErr w:type="spellStart"/>
      <w:r w:rsidRPr="007F7462">
        <w:t>audit</w:t>
      </w:r>
      <w:proofErr w:type="spellEnd"/>
      <w:r w:rsidRPr="007F7462">
        <w:t> en </w:t>
      </w:r>
      <w:proofErr w:type="spellStart"/>
      <w:r w:rsidRPr="007F7462">
        <w:fldChar w:fldCharType="begin"/>
      </w:r>
      <w:r w:rsidRPr="007F7462">
        <w:instrText>HYPERLINK "vscode-file://vscode-app/c:/Users/alejandro.carmona/AppData/Local/Programs/Microsoft%20VS%20Code/resources/app/out/vs/code/electron-browser/workbench/workbench.html" \o ""</w:instrText>
      </w:r>
      <w:r w:rsidRPr="007F7462">
        <w:fldChar w:fldCharType="separate"/>
      </w:r>
      <w:r w:rsidRPr="007F7462">
        <w:rPr>
          <w:rStyle w:val="Hipervnculo"/>
        </w:rPr>
        <w:t>functions</w:t>
      </w:r>
      <w:proofErr w:type="spellEnd"/>
      <w:r w:rsidRPr="007F7462">
        <w:fldChar w:fldCharType="end"/>
      </w:r>
      <w:r w:rsidRPr="007F7462">
        <w:t>.</w:t>
      </w:r>
    </w:p>
    <w:p w14:paraId="7095F303" w14:textId="77777777" w:rsidR="007F7462" w:rsidRPr="007F7462" w:rsidRDefault="007F7462" w:rsidP="007F7462">
      <w:r w:rsidRPr="007F7462">
        <w:rPr>
          <w:b/>
          <w:bCs/>
        </w:rPr>
        <w:t>Comando</w:t>
      </w:r>
      <w:r w:rsidRPr="007F7462">
        <w:t>:</w:t>
      </w:r>
    </w:p>
    <w:p w14:paraId="1B52ED4D" w14:textId="77777777" w:rsidR="00BA69EE" w:rsidRDefault="00BA69EE" w:rsidP="00BA69EE">
      <w:pPr>
        <w:ind w:left="720"/>
      </w:pPr>
      <w:r>
        <w:t xml:space="preserve">cd </w:t>
      </w:r>
      <w:proofErr w:type="spellStart"/>
      <w:r>
        <w:t>functions</w:t>
      </w:r>
      <w:proofErr w:type="spellEnd"/>
    </w:p>
    <w:p w14:paraId="576668CE" w14:textId="77777777" w:rsidR="00BA69EE" w:rsidRDefault="00BA69EE" w:rsidP="00BA69EE">
      <w:pPr>
        <w:ind w:left="720"/>
      </w:pPr>
      <w:proofErr w:type="spellStart"/>
      <w:r>
        <w:t>npm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--</w:t>
      </w:r>
      <w:proofErr w:type="spellStart"/>
      <w:r>
        <w:t>audit-level</w:t>
      </w:r>
      <w:proofErr w:type="spellEnd"/>
      <w:r>
        <w:t>=</w:t>
      </w:r>
      <w:proofErr w:type="spellStart"/>
      <w:r>
        <w:t>moderate</w:t>
      </w:r>
      <w:proofErr w:type="spellEnd"/>
    </w:p>
    <w:p w14:paraId="1E450185" w14:textId="0ECF8BC5" w:rsidR="007F7462" w:rsidRPr="007F7462" w:rsidRDefault="00BA69EE" w:rsidP="00BA69EE">
      <w:pPr>
        <w:ind w:left="720"/>
      </w:pPr>
      <w:proofErr w:type="spellStart"/>
      <w:r>
        <w:t>npm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fix</w:t>
      </w:r>
      <w:proofErr w:type="spellEnd"/>
    </w:p>
    <w:p w14:paraId="5858035D" w14:textId="77777777" w:rsidR="007F7462" w:rsidRPr="007F7462" w:rsidRDefault="007F7462" w:rsidP="007F7462">
      <w:r w:rsidRPr="007F7462">
        <w:rPr>
          <w:b/>
          <w:bCs/>
        </w:rPr>
        <w:t>Automatización</w:t>
      </w:r>
      <w:r w:rsidRPr="007F7462">
        <w:t xml:space="preserve">: Agregar </w:t>
      </w:r>
      <w:proofErr w:type="spellStart"/>
      <w:r w:rsidRPr="007F7462">
        <w:t>Dependabot</w:t>
      </w:r>
      <w:proofErr w:type="spellEnd"/>
      <w:r w:rsidRPr="007F7462">
        <w:t xml:space="preserve"> en GitHub:</w:t>
      </w:r>
    </w:p>
    <w:p w14:paraId="1422C4D9" w14:textId="77777777" w:rsidR="00BA69EE" w:rsidRDefault="00BA69EE" w:rsidP="00BA69EE">
      <w:pPr>
        <w:ind w:left="720"/>
      </w:pPr>
      <w:r>
        <w:t># .</w:t>
      </w:r>
      <w:proofErr w:type="spellStart"/>
      <w:r>
        <w:t>github</w:t>
      </w:r>
      <w:proofErr w:type="spellEnd"/>
      <w:r>
        <w:t>/</w:t>
      </w:r>
      <w:proofErr w:type="spellStart"/>
      <w:r>
        <w:t>dependabot.yml</w:t>
      </w:r>
      <w:proofErr w:type="spellEnd"/>
    </w:p>
    <w:p w14:paraId="14E6638B" w14:textId="77777777" w:rsidR="00BA69EE" w:rsidRDefault="00BA69EE" w:rsidP="00BA69EE">
      <w:pPr>
        <w:ind w:left="720"/>
      </w:pPr>
      <w:proofErr w:type="spellStart"/>
      <w:r>
        <w:t>version</w:t>
      </w:r>
      <w:proofErr w:type="spellEnd"/>
      <w:r>
        <w:t>: 2</w:t>
      </w:r>
    </w:p>
    <w:p w14:paraId="65859380" w14:textId="77777777" w:rsidR="00BA69EE" w:rsidRDefault="00BA69EE" w:rsidP="00BA69EE">
      <w:pPr>
        <w:ind w:left="720"/>
      </w:pPr>
      <w:proofErr w:type="spellStart"/>
      <w:r>
        <w:t>updates</w:t>
      </w:r>
      <w:proofErr w:type="spellEnd"/>
      <w:r>
        <w:t>:</w:t>
      </w:r>
    </w:p>
    <w:p w14:paraId="507884B1" w14:textId="77777777" w:rsidR="00BA69EE" w:rsidRDefault="00BA69EE" w:rsidP="00BA69EE">
      <w:pPr>
        <w:ind w:left="720"/>
      </w:pPr>
      <w:r>
        <w:t xml:space="preserve">  - </w:t>
      </w:r>
      <w:proofErr w:type="spellStart"/>
      <w:r>
        <w:t>package-ecosystem</w:t>
      </w:r>
      <w:proofErr w:type="spellEnd"/>
      <w:r>
        <w:t>: "</w:t>
      </w:r>
      <w:proofErr w:type="spellStart"/>
      <w:r>
        <w:t>npm</w:t>
      </w:r>
      <w:proofErr w:type="spellEnd"/>
      <w:r>
        <w:t>"</w:t>
      </w:r>
    </w:p>
    <w:p w14:paraId="3A87696C" w14:textId="77777777" w:rsidR="00BA69EE" w:rsidRDefault="00BA69EE" w:rsidP="00BA69EE">
      <w:pPr>
        <w:ind w:left="720"/>
      </w:pPr>
      <w:r>
        <w:t xml:space="preserve">    </w:t>
      </w:r>
      <w:proofErr w:type="spellStart"/>
      <w:r>
        <w:t>directory</w:t>
      </w:r>
      <w:proofErr w:type="spellEnd"/>
      <w:r>
        <w:t>: "/</w:t>
      </w:r>
      <w:proofErr w:type="spellStart"/>
      <w:r>
        <w:t>functions</w:t>
      </w:r>
      <w:proofErr w:type="spellEnd"/>
      <w:r>
        <w:t>"</w:t>
      </w:r>
    </w:p>
    <w:p w14:paraId="77E41605" w14:textId="77777777" w:rsidR="00BA69EE" w:rsidRDefault="00BA69EE" w:rsidP="00BA69EE">
      <w:pPr>
        <w:ind w:left="720"/>
      </w:pPr>
      <w:r>
        <w:t xml:space="preserve">    </w:t>
      </w:r>
      <w:proofErr w:type="spellStart"/>
      <w:r>
        <w:t>schedule</w:t>
      </w:r>
      <w:proofErr w:type="spellEnd"/>
      <w:r>
        <w:t>:</w:t>
      </w:r>
    </w:p>
    <w:p w14:paraId="042DAA17" w14:textId="77777777" w:rsidR="00BA69EE" w:rsidRDefault="00BA69EE" w:rsidP="00BA69EE">
      <w:pPr>
        <w:ind w:left="720"/>
      </w:pPr>
      <w:r>
        <w:t xml:space="preserve">      </w:t>
      </w:r>
      <w:proofErr w:type="spellStart"/>
      <w:r>
        <w:t>interval</w:t>
      </w:r>
      <w:proofErr w:type="spellEnd"/>
      <w:r>
        <w:t>: "</w:t>
      </w:r>
      <w:proofErr w:type="spellStart"/>
      <w:r>
        <w:t>weekly</w:t>
      </w:r>
      <w:proofErr w:type="spellEnd"/>
      <w:r>
        <w:t>"</w:t>
      </w:r>
    </w:p>
    <w:p w14:paraId="02E250F1" w14:textId="66E2F9F6" w:rsidR="007F7462" w:rsidRPr="007F7462" w:rsidRDefault="00BA69EE" w:rsidP="00BA69EE">
      <w:pPr>
        <w:ind w:left="720"/>
      </w:pPr>
      <w:r>
        <w:t xml:space="preserve">    open-</w:t>
      </w:r>
      <w:proofErr w:type="spellStart"/>
      <w:r>
        <w:t>pull</w:t>
      </w:r>
      <w:proofErr w:type="spellEnd"/>
      <w:r>
        <w:t>-</w:t>
      </w:r>
      <w:proofErr w:type="spellStart"/>
      <w:r>
        <w:t>requests-limit</w:t>
      </w:r>
      <w:proofErr w:type="spellEnd"/>
      <w:r>
        <w:t>: 5</w:t>
      </w:r>
    </w:p>
    <w:p w14:paraId="3F47E7BC" w14:textId="77777777" w:rsidR="007F7462" w:rsidRPr="007F7462" w:rsidRDefault="00000000" w:rsidP="007F7462">
      <w:r>
        <w:pict w14:anchorId="34379B4B">
          <v:rect id="_x0000_i1029" style="width:0;height:1.5pt" o:hralign="center" o:hrstd="t" o:hr="t" fillcolor="#a0a0a0" stroked="f"/>
        </w:pict>
      </w:r>
    </w:p>
    <w:p w14:paraId="4491DFA4" w14:textId="77777777" w:rsidR="007F7462" w:rsidRPr="007F7462" w:rsidRDefault="007F7462" w:rsidP="007F7462">
      <w:pPr>
        <w:rPr>
          <w:b/>
          <w:bCs/>
        </w:rPr>
      </w:pPr>
      <w:r w:rsidRPr="007F7462">
        <w:rPr>
          <w:b/>
          <w:bCs/>
        </w:rPr>
        <w:t>5. Calidad y Testing</w:t>
      </w:r>
    </w:p>
    <w:p w14:paraId="2B3D828D" w14:textId="77777777" w:rsidR="007F7462" w:rsidRPr="007F7462" w:rsidRDefault="007F7462" w:rsidP="007F7462">
      <w:pPr>
        <w:rPr>
          <w:b/>
          <w:bCs/>
        </w:rPr>
      </w:pPr>
      <w:r w:rsidRPr="007F7462">
        <w:rPr>
          <w:rFonts w:ascii="Segoe UI Emoji" w:hAnsi="Segoe UI Emoji" w:cs="Segoe UI Emoji"/>
          <w:b/>
          <w:bCs/>
        </w:rPr>
        <w:t>🔴</w:t>
      </w:r>
      <w:r w:rsidRPr="007F7462">
        <w:rPr>
          <w:b/>
          <w:bCs/>
        </w:rPr>
        <w:t xml:space="preserve"> Cobertura Actual: 0% (Sin </w:t>
      </w:r>
      <w:proofErr w:type="spellStart"/>
      <w:r w:rsidRPr="007F7462">
        <w:rPr>
          <w:b/>
          <w:bCs/>
        </w:rPr>
        <w:t>Tests</w:t>
      </w:r>
      <w:proofErr w:type="spellEnd"/>
      <w:r w:rsidRPr="007F7462">
        <w:rPr>
          <w:b/>
          <w:bCs/>
        </w:rPr>
        <w:t>)</w:t>
      </w:r>
    </w:p>
    <w:p w14:paraId="71C62B3E" w14:textId="77777777" w:rsidR="007F7462" w:rsidRPr="007F7462" w:rsidRDefault="007F7462" w:rsidP="007F7462">
      <w:pPr>
        <w:rPr>
          <w:b/>
          <w:bCs/>
        </w:rPr>
      </w:pPr>
      <w:r w:rsidRPr="007F7462">
        <w:rPr>
          <w:b/>
          <w:bCs/>
        </w:rPr>
        <w:lastRenderedPageBreak/>
        <w:t xml:space="preserve">5.1 </w:t>
      </w:r>
      <w:proofErr w:type="spellStart"/>
      <w:r w:rsidRPr="007F7462">
        <w:rPr>
          <w:b/>
          <w:bCs/>
        </w:rPr>
        <w:t>Tests</w:t>
      </w:r>
      <w:proofErr w:type="spellEnd"/>
      <w:r w:rsidRPr="007F7462">
        <w:rPr>
          <w:b/>
          <w:bCs/>
        </w:rPr>
        <w:t xml:space="preserve"> Unitarios Faltantes</w:t>
      </w:r>
    </w:p>
    <w:p w14:paraId="5A75E96D" w14:textId="77777777" w:rsidR="007F7462" w:rsidRPr="007F7462" w:rsidRDefault="007F7462" w:rsidP="007F7462">
      <w:r w:rsidRPr="007F7462">
        <w:rPr>
          <w:b/>
          <w:bCs/>
        </w:rPr>
        <w:t>Prioridad</w:t>
      </w:r>
      <w:r w:rsidRPr="007F7462">
        <w:t>: Cubrir lógica de negocio crítica.</w:t>
      </w:r>
    </w:p>
    <w:p w14:paraId="7888D6D5" w14:textId="77777777" w:rsidR="007F7462" w:rsidRPr="007F7462" w:rsidRDefault="007F7462" w:rsidP="007F7462">
      <w:r w:rsidRPr="007F7462">
        <w:rPr>
          <w:b/>
          <w:bCs/>
        </w:rPr>
        <w:t>Archivo</w:t>
      </w:r>
      <w:r w:rsidRPr="007F7462">
        <w:t>: </w:t>
      </w:r>
      <w:proofErr w:type="spellStart"/>
      <w:r w:rsidRPr="007F7462">
        <w:t>functions</w:t>
      </w:r>
      <w:proofErr w:type="spellEnd"/>
      <w:r w:rsidRPr="007F7462">
        <w:t>/</w:t>
      </w:r>
      <w:proofErr w:type="spellStart"/>
      <w:r w:rsidRPr="007F7462">
        <w:t>src</w:t>
      </w:r>
      <w:proofErr w:type="spellEnd"/>
      <w:r w:rsidRPr="007F7462">
        <w:t>/__</w:t>
      </w:r>
      <w:proofErr w:type="spellStart"/>
      <w:r w:rsidRPr="007F7462">
        <w:t>tests</w:t>
      </w:r>
      <w:proofErr w:type="spellEnd"/>
      <w:r w:rsidRPr="007F7462">
        <w:t>__/</w:t>
      </w:r>
      <w:proofErr w:type="spellStart"/>
      <w:r w:rsidRPr="007F7462">
        <w:t>payments.test.ts</w:t>
      </w:r>
      <w:proofErr w:type="spellEnd"/>
      <w:r w:rsidRPr="007F7462">
        <w:t> (CREAR)</w:t>
      </w:r>
    </w:p>
    <w:p w14:paraId="231B76A8" w14:textId="77777777" w:rsidR="00BA69EE" w:rsidRDefault="00BA69EE" w:rsidP="00BA69EE">
      <w:pPr>
        <w:ind w:left="720"/>
      </w:pPr>
      <w:proofErr w:type="spellStart"/>
      <w:r>
        <w:t>import</w:t>
      </w:r>
      <w:proofErr w:type="spellEnd"/>
      <w:r>
        <w:t xml:space="preserve"> </w:t>
      </w:r>
      <w:proofErr w:type="gramStart"/>
      <w:r>
        <w:t>{ describe</w:t>
      </w:r>
      <w:proofErr w:type="gramEnd"/>
      <w:r>
        <w:t xml:space="preserve">, </w:t>
      </w:r>
      <w:proofErr w:type="spellStart"/>
      <w:r>
        <w:t>it</w:t>
      </w:r>
      <w:proofErr w:type="spellEnd"/>
      <w:r>
        <w:t xml:space="preserve">, </w:t>
      </w:r>
      <w:proofErr w:type="spellStart"/>
      <w:r>
        <w:t>expect</w:t>
      </w:r>
      <w:proofErr w:type="spellEnd"/>
      <w:r>
        <w:t xml:space="preserve">, </w:t>
      </w:r>
      <w:proofErr w:type="spellStart"/>
      <w:proofErr w:type="gramStart"/>
      <w:r>
        <w:t>jest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jest</w:t>
      </w:r>
      <w:proofErr w:type="spellEnd"/>
      <w:r>
        <w:t>/</w:t>
      </w:r>
      <w:proofErr w:type="spellStart"/>
      <w:r>
        <w:t>globals</w:t>
      </w:r>
      <w:proofErr w:type="spellEnd"/>
      <w:r>
        <w:t>';</w:t>
      </w:r>
    </w:p>
    <w:p w14:paraId="6FA3DEE0" w14:textId="77777777" w:rsidR="00BA69EE" w:rsidRDefault="00BA69EE" w:rsidP="00BA69EE">
      <w:pPr>
        <w:ind w:left="720"/>
      </w:pP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payments</w:t>
      </w:r>
      <w:proofErr w:type="gramEnd"/>
      <w:r>
        <w:t>_</w:t>
      </w:r>
      <w:proofErr w:type="gramStart"/>
      <w:r>
        <w:t>init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payments</w:t>
      </w:r>
      <w:proofErr w:type="spellEnd"/>
      <w:r>
        <w:t>';</w:t>
      </w:r>
    </w:p>
    <w:p w14:paraId="7CAA1B07" w14:textId="77777777" w:rsidR="00BA69EE" w:rsidRDefault="00BA69EE" w:rsidP="00BA69EE">
      <w:pPr>
        <w:ind w:left="720"/>
      </w:pPr>
    </w:p>
    <w:p w14:paraId="24DBCBDD" w14:textId="77777777" w:rsidR="00BA69EE" w:rsidRDefault="00BA69EE" w:rsidP="00BA69EE">
      <w:pPr>
        <w:ind w:left="720"/>
      </w:pPr>
      <w:proofErr w:type="gramStart"/>
      <w:r>
        <w:t>describe(</w:t>
      </w:r>
      <w:proofErr w:type="gramEnd"/>
      <w:r>
        <w:t>'</w:t>
      </w:r>
      <w:proofErr w:type="spellStart"/>
      <w:r>
        <w:t>payments_init</w:t>
      </w:r>
      <w:proofErr w:type="spellEnd"/>
      <w:r>
        <w:t>', () =&gt; {</w:t>
      </w:r>
    </w:p>
    <w:p w14:paraId="1F289B8E" w14:textId="77777777" w:rsidR="00BA69EE" w:rsidRDefault="00BA69EE" w:rsidP="00BA69EE">
      <w:pPr>
        <w:ind w:left="720"/>
      </w:pPr>
      <w:r>
        <w:t xml:space="preserve">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 xml:space="preserve">'debe generar firma HMAC correcta para </w:t>
      </w:r>
      <w:proofErr w:type="spellStart"/>
      <w:r>
        <w:t>Wompi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() =&gt; {</w:t>
      </w:r>
    </w:p>
    <w:p w14:paraId="73E447E3" w14:textId="77777777" w:rsidR="00BA69EE" w:rsidRDefault="00BA69EE" w:rsidP="00BA69EE">
      <w:pPr>
        <w:ind w:left="720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mockReq</w:t>
      </w:r>
      <w:proofErr w:type="spellEnd"/>
      <w:r>
        <w:t xml:space="preserve"> = {</w:t>
      </w:r>
    </w:p>
    <w:p w14:paraId="17A6BD3D" w14:textId="77777777" w:rsidR="00BA69EE" w:rsidRDefault="00BA69EE" w:rsidP="00BA69EE">
      <w:pPr>
        <w:ind w:left="720"/>
      </w:pPr>
      <w:r>
        <w:t xml:space="preserve">      </w:t>
      </w:r>
      <w:proofErr w:type="spellStart"/>
      <w:r>
        <w:t>body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orderId</w:t>
      </w:r>
      <w:proofErr w:type="spellEnd"/>
      <w:proofErr w:type="gramEnd"/>
      <w:r>
        <w:t>: 'test-order-123</w:t>
      </w:r>
      <w:proofErr w:type="gramStart"/>
      <w:r>
        <w:t>' }</w:t>
      </w:r>
      <w:proofErr w:type="gramEnd"/>
    </w:p>
    <w:p w14:paraId="72B684AE" w14:textId="77777777" w:rsidR="00BA69EE" w:rsidRDefault="00BA69EE" w:rsidP="00BA69EE">
      <w:pPr>
        <w:ind w:left="720"/>
      </w:pPr>
      <w:r>
        <w:t xml:space="preserve">    };</w:t>
      </w:r>
    </w:p>
    <w:p w14:paraId="5F0CF7E7" w14:textId="77777777" w:rsidR="00BA69EE" w:rsidRDefault="00BA69EE" w:rsidP="00BA69EE">
      <w:pPr>
        <w:ind w:left="720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mockRes</w:t>
      </w:r>
      <w:proofErr w:type="spellEnd"/>
      <w:r>
        <w:t xml:space="preserve"> = {</w:t>
      </w:r>
    </w:p>
    <w:p w14:paraId="0F8F39F4" w14:textId="77777777" w:rsidR="00BA69EE" w:rsidRDefault="00BA69EE" w:rsidP="00BA69EE">
      <w:pPr>
        <w:ind w:left="720"/>
      </w:pPr>
      <w:r>
        <w:t xml:space="preserve">      </w:t>
      </w:r>
      <w:proofErr w:type="gramStart"/>
      <w:r>
        <w:t>status</w:t>
      </w:r>
      <w:proofErr w:type="gramEnd"/>
      <w:r>
        <w:t xml:space="preserve">: </w:t>
      </w:r>
      <w:proofErr w:type="spellStart"/>
      <w:proofErr w:type="gramStart"/>
      <w:r>
        <w:t>jest.fn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mockReturnThis</w:t>
      </w:r>
      <w:proofErr w:type="spellEnd"/>
      <w:proofErr w:type="gramEnd"/>
      <w:r>
        <w:t>(),</w:t>
      </w:r>
    </w:p>
    <w:p w14:paraId="04AF01BD" w14:textId="77777777" w:rsidR="00BA69EE" w:rsidRDefault="00BA69EE" w:rsidP="00BA69EE">
      <w:pPr>
        <w:ind w:left="720"/>
      </w:pPr>
      <w:r>
        <w:t xml:space="preserve">      </w:t>
      </w:r>
      <w:proofErr w:type="spellStart"/>
      <w:r>
        <w:t>json</w:t>
      </w:r>
      <w:proofErr w:type="spellEnd"/>
      <w:r>
        <w:t xml:space="preserve">: </w:t>
      </w:r>
      <w:proofErr w:type="gramStart"/>
      <w:r>
        <w:t>jest.fn</w:t>
      </w:r>
      <w:proofErr w:type="gramEnd"/>
      <w:r>
        <w:t>()</w:t>
      </w:r>
    </w:p>
    <w:p w14:paraId="48E256B3" w14:textId="77777777" w:rsidR="00BA69EE" w:rsidRDefault="00BA69EE" w:rsidP="00BA69EE">
      <w:pPr>
        <w:ind w:left="720"/>
      </w:pPr>
      <w:r>
        <w:t xml:space="preserve">    };</w:t>
      </w:r>
    </w:p>
    <w:p w14:paraId="2E24DCDB" w14:textId="77777777" w:rsidR="00BA69EE" w:rsidRDefault="00BA69EE" w:rsidP="00BA69EE">
      <w:pPr>
        <w:ind w:left="720"/>
      </w:pPr>
      <w:r>
        <w:t xml:space="preserve">    </w:t>
      </w:r>
    </w:p>
    <w:p w14:paraId="57399081" w14:textId="77777777" w:rsidR="00BA69EE" w:rsidRDefault="00BA69EE" w:rsidP="00BA69EE">
      <w:pPr>
        <w:ind w:left="720"/>
      </w:pPr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payments_</w:t>
      </w:r>
      <w:proofErr w:type="gramStart"/>
      <w:r>
        <w:t>init</w:t>
      </w:r>
      <w:proofErr w:type="spellEnd"/>
      <w:r>
        <w:t>(</w:t>
      </w:r>
      <w:proofErr w:type="spellStart"/>
      <w:proofErr w:type="gramEnd"/>
      <w:r>
        <w:t>mockReq</w:t>
      </w:r>
      <w:proofErr w:type="spellEnd"/>
      <w:r>
        <w:t xml:space="preserve">, </w:t>
      </w:r>
      <w:proofErr w:type="spellStart"/>
      <w:r>
        <w:t>mockRes</w:t>
      </w:r>
      <w:proofErr w:type="spellEnd"/>
      <w:r>
        <w:t>);</w:t>
      </w:r>
    </w:p>
    <w:p w14:paraId="566981A0" w14:textId="77777777" w:rsidR="00BA69EE" w:rsidRDefault="00BA69EE" w:rsidP="00BA69EE">
      <w:pPr>
        <w:ind w:left="720"/>
      </w:pPr>
      <w:r>
        <w:t xml:space="preserve">    </w:t>
      </w:r>
    </w:p>
    <w:p w14:paraId="289EAC05" w14:textId="77777777" w:rsidR="00BA69EE" w:rsidRDefault="00BA69EE" w:rsidP="00BA69EE">
      <w:pPr>
        <w:ind w:left="720"/>
      </w:pPr>
      <w:r>
        <w:t xml:space="preserve">    </w:t>
      </w:r>
      <w:proofErr w:type="spellStart"/>
      <w:proofErr w:type="gramStart"/>
      <w:r>
        <w:t>expect</w:t>
      </w:r>
      <w:proofErr w:type="spellEnd"/>
      <w:r>
        <w:t>(</w:t>
      </w:r>
      <w:proofErr w:type="spellStart"/>
      <w:proofErr w:type="gramEnd"/>
      <w:r>
        <w:t>mockRes.status</w:t>
      </w:r>
      <w:proofErr w:type="spellEnd"/>
      <w:proofErr w:type="gramStart"/>
      <w:r>
        <w:t>).</w:t>
      </w:r>
      <w:proofErr w:type="spellStart"/>
      <w:r>
        <w:t>toHaveBeenCalledWith</w:t>
      </w:r>
      <w:proofErr w:type="spellEnd"/>
      <w:proofErr w:type="gramEnd"/>
      <w:r>
        <w:t>(200);</w:t>
      </w:r>
    </w:p>
    <w:p w14:paraId="6A3A0DF0" w14:textId="77777777" w:rsidR="00BA69EE" w:rsidRDefault="00BA69EE" w:rsidP="00BA69EE">
      <w:pPr>
        <w:ind w:left="720"/>
      </w:pPr>
      <w:r>
        <w:t xml:space="preserve">    </w:t>
      </w:r>
      <w:proofErr w:type="spellStart"/>
      <w:proofErr w:type="gramStart"/>
      <w:r>
        <w:t>expect</w:t>
      </w:r>
      <w:proofErr w:type="spellEnd"/>
      <w:r>
        <w:t>(</w:t>
      </w:r>
      <w:proofErr w:type="spellStart"/>
      <w:proofErr w:type="gramEnd"/>
      <w:r>
        <w:t>mockRes.json</w:t>
      </w:r>
      <w:proofErr w:type="spellEnd"/>
      <w:proofErr w:type="gramStart"/>
      <w:r>
        <w:t>).</w:t>
      </w:r>
      <w:proofErr w:type="spellStart"/>
      <w:r>
        <w:t>toHaveBeenCalledWith</w:t>
      </w:r>
      <w:proofErr w:type="spellEnd"/>
      <w:proofErr w:type="gramEnd"/>
      <w:r>
        <w:t>(</w:t>
      </w:r>
    </w:p>
    <w:p w14:paraId="50358D06" w14:textId="77777777" w:rsidR="00BA69EE" w:rsidRDefault="00BA69EE" w:rsidP="00BA69EE">
      <w:pPr>
        <w:ind w:left="720"/>
      </w:pPr>
      <w:r>
        <w:t xml:space="preserve">      </w:t>
      </w:r>
      <w:proofErr w:type="spellStart"/>
      <w:proofErr w:type="gramStart"/>
      <w:r>
        <w:t>expect.objectContaining</w:t>
      </w:r>
      <w:proofErr w:type="spellEnd"/>
      <w:proofErr w:type="gramEnd"/>
      <w:r>
        <w:t>({</w:t>
      </w:r>
    </w:p>
    <w:p w14:paraId="316FFB0B" w14:textId="77777777" w:rsidR="00BA69EE" w:rsidRDefault="00BA69EE" w:rsidP="00BA69EE">
      <w:pPr>
        <w:ind w:left="720"/>
      </w:pPr>
      <w:r>
        <w:t xml:space="preserve">        </w:t>
      </w:r>
      <w:proofErr w:type="spellStart"/>
      <w:r>
        <w:t>mode</w:t>
      </w:r>
      <w:proofErr w:type="spellEnd"/>
      <w:r>
        <w:t xml:space="preserve">: </w:t>
      </w:r>
      <w:proofErr w:type="spellStart"/>
      <w:proofErr w:type="gramStart"/>
      <w:r>
        <w:t>expect.any</w:t>
      </w:r>
      <w:proofErr w:type="spellEnd"/>
      <w:r>
        <w:t>(</w:t>
      </w:r>
      <w:proofErr w:type="gramEnd"/>
      <w:r>
        <w:t>String),</w:t>
      </w:r>
    </w:p>
    <w:p w14:paraId="2FFEA2FF" w14:textId="77777777" w:rsidR="00BA69EE" w:rsidRDefault="00BA69EE" w:rsidP="00BA69EE">
      <w:pPr>
        <w:ind w:left="720"/>
      </w:pPr>
      <w:r>
        <w:t xml:space="preserve">        </w:t>
      </w:r>
      <w:proofErr w:type="spellStart"/>
      <w:r>
        <w:t>checkoutUrl</w:t>
      </w:r>
      <w:proofErr w:type="spellEnd"/>
      <w:r>
        <w:t xml:space="preserve">: </w:t>
      </w:r>
      <w:proofErr w:type="spellStart"/>
      <w:proofErr w:type="gramStart"/>
      <w:r>
        <w:t>expect.stringContaining</w:t>
      </w:r>
      <w:proofErr w:type="spellEnd"/>
      <w:proofErr w:type="gramEnd"/>
      <w:r>
        <w:t>('checkout.wompi.co')</w:t>
      </w:r>
    </w:p>
    <w:p w14:paraId="56BFEDD9" w14:textId="77777777" w:rsidR="00BA69EE" w:rsidRDefault="00BA69EE" w:rsidP="00BA69EE">
      <w:pPr>
        <w:ind w:left="720"/>
      </w:pPr>
      <w:r>
        <w:t xml:space="preserve">      })</w:t>
      </w:r>
    </w:p>
    <w:p w14:paraId="1C14762D" w14:textId="77777777" w:rsidR="00BA69EE" w:rsidRDefault="00BA69EE" w:rsidP="00BA69EE">
      <w:pPr>
        <w:ind w:left="720"/>
      </w:pPr>
      <w:r>
        <w:t xml:space="preserve">    );</w:t>
      </w:r>
    </w:p>
    <w:p w14:paraId="580655BE" w14:textId="77777777" w:rsidR="00BA69EE" w:rsidRDefault="00BA69EE" w:rsidP="00BA69EE">
      <w:pPr>
        <w:ind w:left="720"/>
      </w:pPr>
      <w:r>
        <w:t xml:space="preserve">  });</w:t>
      </w:r>
    </w:p>
    <w:p w14:paraId="0614391C" w14:textId="77777777" w:rsidR="00BA69EE" w:rsidRDefault="00BA69EE" w:rsidP="00BA69EE">
      <w:pPr>
        <w:ind w:left="720"/>
      </w:pPr>
      <w:r>
        <w:t xml:space="preserve">  </w:t>
      </w:r>
    </w:p>
    <w:p w14:paraId="50DFADE7" w14:textId="77777777" w:rsidR="00BA69EE" w:rsidRDefault="00BA69EE" w:rsidP="00BA69EE">
      <w:pPr>
        <w:ind w:left="720"/>
      </w:pPr>
      <w:r>
        <w:t xml:space="preserve">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 xml:space="preserve">'debe manejar error si orden no existe', </w:t>
      </w:r>
      <w:proofErr w:type="spellStart"/>
      <w:r>
        <w:t>async</w:t>
      </w:r>
      <w:proofErr w:type="spellEnd"/>
      <w:r>
        <w:t xml:space="preserve"> () =&gt; {</w:t>
      </w:r>
    </w:p>
    <w:p w14:paraId="301F62BE" w14:textId="77777777" w:rsidR="00BA69EE" w:rsidRDefault="00BA69EE" w:rsidP="00BA69EE">
      <w:pPr>
        <w:ind w:left="720"/>
      </w:pPr>
      <w:r>
        <w:t xml:space="preserve">    // ...test de error </w:t>
      </w:r>
      <w:proofErr w:type="spellStart"/>
      <w:r>
        <w:t>handling</w:t>
      </w:r>
      <w:proofErr w:type="spellEnd"/>
    </w:p>
    <w:p w14:paraId="3F1BD51C" w14:textId="77777777" w:rsidR="00BA69EE" w:rsidRDefault="00BA69EE" w:rsidP="00BA69EE">
      <w:pPr>
        <w:ind w:left="720"/>
      </w:pPr>
      <w:r>
        <w:lastRenderedPageBreak/>
        <w:t xml:space="preserve">  });</w:t>
      </w:r>
    </w:p>
    <w:p w14:paraId="0C2A8DE1" w14:textId="29CB74F4" w:rsidR="007F7462" w:rsidRPr="007F7462" w:rsidRDefault="00BA69EE" w:rsidP="00BA69EE">
      <w:pPr>
        <w:ind w:left="720"/>
      </w:pPr>
      <w:r>
        <w:t>});</w:t>
      </w:r>
    </w:p>
    <w:p w14:paraId="57919DD8" w14:textId="77777777" w:rsidR="007F7462" w:rsidRPr="007F7462" w:rsidRDefault="007F7462" w:rsidP="007F7462">
      <w:proofErr w:type="spellStart"/>
      <w:r w:rsidRPr="007F7462">
        <w:rPr>
          <w:b/>
          <w:bCs/>
        </w:rPr>
        <w:t>Setup</w:t>
      </w:r>
      <w:proofErr w:type="spellEnd"/>
      <w:r w:rsidRPr="007F7462">
        <w:rPr>
          <w:b/>
          <w:bCs/>
        </w:rPr>
        <w:t xml:space="preserve"> Jest</w:t>
      </w:r>
      <w:r w:rsidRPr="007F7462">
        <w:t>:</w:t>
      </w:r>
    </w:p>
    <w:p w14:paraId="4E69CFFA" w14:textId="77777777" w:rsidR="00BA69EE" w:rsidRDefault="00BA69EE" w:rsidP="00BA69EE">
      <w:pPr>
        <w:ind w:left="720"/>
      </w:pPr>
      <w:r>
        <w:t xml:space="preserve">// </w:t>
      </w:r>
      <w:proofErr w:type="spellStart"/>
      <w:r>
        <w:t>functions</w:t>
      </w:r>
      <w:proofErr w:type="spellEnd"/>
      <w:r>
        <w:t>/</w:t>
      </w:r>
      <w:proofErr w:type="spellStart"/>
      <w:r>
        <w:t>package.json</w:t>
      </w:r>
      <w:proofErr w:type="spellEnd"/>
    </w:p>
    <w:p w14:paraId="4C5C9A36" w14:textId="77777777" w:rsidR="00BA69EE" w:rsidRDefault="00BA69EE" w:rsidP="00BA69EE">
      <w:pPr>
        <w:ind w:left="720"/>
      </w:pPr>
      <w:r>
        <w:t>{</w:t>
      </w:r>
    </w:p>
    <w:p w14:paraId="1794F524" w14:textId="77777777" w:rsidR="00BA69EE" w:rsidRDefault="00BA69EE" w:rsidP="00BA69EE">
      <w:pPr>
        <w:ind w:left="720"/>
      </w:pPr>
      <w:r>
        <w:t xml:space="preserve">  "scripts": {</w:t>
      </w:r>
    </w:p>
    <w:p w14:paraId="488D32A8" w14:textId="77777777" w:rsidR="00BA69EE" w:rsidRDefault="00BA69EE" w:rsidP="00BA69EE">
      <w:pPr>
        <w:ind w:left="720"/>
      </w:pPr>
      <w:r>
        <w:t xml:space="preserve">    "test": "</w:t>
      </w:r>
      <w:proofErr w:type="spellStart"/>
      <w:r>
        <w:t>jest</w:t>
      </w:r>
      <w:proofErr w:type="spellEnd"/>
      <w:r>
        <w:t xml:space="preserve"> --</w:t>
      </w:r>
      <w:proofErr w:type="spellStart"/>
      <w:r>
        <w:t>coverage</w:t>
      </w:r>
      <w:proofErr w:type="spellEnd"/>
      <w:r>
        <w:t>",</w:t>
      </w:r>
    </w:p>
    <w:p w14:paraId="6BDD22EE" w14:textId="77777777" w:rsidR="00BA69EE" w:rsidRDefault="00BA69EE" w:rsidP="00BA69EE">
      <w:pPr>
        <w:ind w:left="720"/>
      </w:pPr>
      <w:r>
        <w:t xml:space="preserve">    "</w:t>
      </w:r>
      <w:proofErr w:type="spellStart"/>
      <w:proofErr w:type="gramStart"/>
      <w:r>
        <w:t>test:watch</w:t>
      </w:r>
      <w:proofErr w:type="spellEnd"/>
      <w:proofErr w:type="gramEnd"/>
      <w:r>
        <w:t>": "</w:t>
      </w:r>
      <w:proofErr w:type="spellStart"/>
      <w:r>
        <w:t>jest</w:t>
      </w:r>
      <w:proofErr w:type="spellEnd"/>
      <w:r>
        <w:t xml:space="preserve"> --</w:t>
      </w:r>
      <w:proofErr w:type="spellStart"/>
      <w:r>
        <w:t>watch</w:t>
      </w:r>
      <w:proofErr w:type="spellEnd"/>
      <w:r>
        <w:t>"</w:t>
      </w:r>
    </w:p>
    <w:p w14:paraId="1D9204BE" w14:textId="77777777" w:rsidR="00BA69EE" w:rsidRDefault="00BA69EE" w:rsidP="00BA69EE">
      <w:pPr>
        <w:ind w:left="720"/>
      </w:pPr>
      <w:r>
        <w:t xml:space="preserve">  },</w:t>
      </w:r>
    </w:p>
    <w:p w14:paraId="05CC9F4E" w14:textId="77777777" w:rsidR="00BA69EE" w:rsidRDefault="00BA69EE" w:rsidP="00BA69EE">
      <w:pPr>
        <w:ind w:left="720"/>
      </w:pPr>
      <w:r>
        <w:t xml:space="preserve">  "</w:t>
      </w:r>
      <w:proofErr w:type="spellStart"/>
      <w:r>
        <w:t>devDependencies</w:t>
      </w:r>
      <w:proofErr w:type="spellEnd"/>
      <w:r>
        <w:t>": {</w:t>
      </w:r>
    </w:p>
    <w:p w14:paraId="1608223E" w14:textId="77777777" w:rsidR="00BA69EE" w:rsidRDefault="00BA69EE" w:rsidP="00BA69EE">
      <w:pPr>
        <w:ind w:left="720"/>
      </w:pPr>
      <w:r>
        <w:t xml:space="preserve">    "@</w:t>
      </w:r>
      <w:proofErr w:type="spellStart"/>
      <w:r>
        <w:t>jest</w:t>
      </w:r>
      <w:proofErr w:type="spellEnd"/>
      <w:r>
        <w:t>/</w:t>
      </w:r>
      <w:proofErr w:type="spellStart"/>
      <w:r>
        <w:t>globals</w:t>
      </w:r>
      <w:proofErr w:type="spellEnd"/>
      <w:r>
        <w:t>": "^29.0.0",</w:t>
      </w:r>
    </w:p>
    <w:p w14:paraId="5116731F" w14:textId="77777777" w:rsidR="00BA69EE" w:rsidRDefault="00BA69EE" w:rsidP="00BA69EE">
      <w:pPr>
        <w:ind w:left="720"/>
      </w:pPr>
      <w:r>
        <w:t xml:space="preserve">    "</w:t>
      </w:r>
      <w:proofErr w:type="spellStart"/>
      <w:r>
        <w:t>jest</w:t>
      </w:r>
      <w:proofErr w:type="spellEnd"/>
      <w:r>
        <w:t>": "^29.0.0",</w:t>
      </w:r>
    </w:p>
    <w:p w14:paraId="654B5ADB" w14:textId="77777777" w:rsidR="00BA69EE" w:rsidRDefault="00BA69EE" w:rsidP="00BA69EE">
      <w:pPr>
        <w:ind w:left="720"/>
      </w:pPr>
      <w:r>
        <w:t xml:space="preserve">    "</w:t>
      </w:r>
      <w:proofErr w:type="spellStart"/>
      <w:r>
        <w:t>ts-jest</w:t>
      </w:r>
      <w:proofErr w:type="spellEnd"/>
      <w:r>
        <w:t>": "^29.0.0"</w:t>
      </w:r>
    </w:p>
    <w:p w14:paraId="16E9614C" w14:textId="77777777" w:rsidR="00BA69EE" w:rsidRDefault="00BA69EE" w:rsidP="00BA69EE">
      <w:pPr>
        <w:ind w:left="720"/>
      </w:pPr>
      <w:r>
        <w:t xml:space="preserve">  }</w:t>
      </w:r>
    </w:p>
    <w:p w14:paraId="0C782634" w14:textId="12465D01" w:rsidR="007F7462" w:rsidRDefault="00BA69EE" w:rsidP="00BA69EE">
      <w:pPr>
        <w:ind w:left="720"/>
      </w:pPr>
      <w:r>
        <w:t>}</w:t>
      </w:r>
    </w:p>
    <w:p w14:paraId="248B1641" w14:textId="77777777" w:rsidR="00BA69EE" w:rsidRDefault="00BA69EE" w:rsidP="00BA69EE">
      <w:pPr>
        <w:ind w:left="720"/>
      </w:pPr>
      <w:r>
        <w:t xml:space="preserve">// </w:t>
      </w:r>
      <w:proofErr w:type="spellStart"/>
      <w:r>
        <w:t>functions</w:t>
      </w:r>
      <w:proofErr w:type="spellEnd"/>
      <w:r>
        <w:t>/jest.config.js</w:t>
      </w:r>
    </w:p>
    <w:p w14:paraId="06E17C6E" w14:textId="77777777" w:rsidR="00BA69EE" w:rsidRDefault="00BA69EE" w:rsidP="00BA69EE">
      <w:pPr>
        <w:ind w:left="720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{</w:t>
      </w:r>
    </w:p>
    <w:p w14:paraId="136F4003" w14:textId="77777777" w:rsidR="00BA69EE" w:rsidRDefault="00BA69EE" w:rsidP="00BA69EE">
      <w:pPr>
        <w:ind w:left="720"/>
      </w:pPr>
      <w:r>
        <w:t xml:space="preserve">  </w:t>
      </w:r>
      <w:proofErr w:type="spellStart"/>
      <w:r>
        <w:t>preset</w:t>
      </w:r>
      <w:proofErr w:type="spellEnd"/>
      <w:r>
        <w:t>: '</w:t>
      </w:r>
      <w:proofErr w:type="spellStart"/>
      <w:r>
        <w:t>ts-jest</w:t>
      </w:r>
      <w:proofErr w:type="spellEnd"/>
      <w:r>
        <w:t>',</w:t>
      </w:r>
    </w:p>
    <w:p w14:paraId="2DF76179" w14:textId="77777777" w:rsidR="00BA69EE" w:rsidRDefault="00BA69EE" w:rsidP="00BA69EE">
      <w:pPr>
        <w:ind w:left="720"/>
      </w:pPr>
      <w:r>
        <w:t xml:space="preserve">  </w:t>
      </w:r>
      <w:proofErr w:type="spellStart"/>
      <w:r>
        <w:t>testEnvironment</w:t>
      </w:r>
      <w:proofErr w:type="spellEnd"/>
      <w:r>
        <w:t>: '</w:t>
      </w:r>
      <w:proofErr w:type="spellStart"/>
      <w:r>
        <w:t>node</w:t>
      </w:r>
      <w:proofErr w:type="spellEnd"/>
      <w:r>
        <w:t>',</w:t>
      </w:r>
    </w:p>
    <w:p w14:paraId="06632325" w14:textId="77777777" w:rsidR="00BA69EE" w:rsidRDefault="00BA69EE" w:rsidP="00BA69EE">
      <w:pPr>
        <w:ind w:left="720"/>
      </w:pPr>
      <w:r>
        <w:t xml:space="preserve">  </w:t>
      </w:r>
      <w:proofErr w:type="spellStart"/>
      <w:r>
        <w:t>testMatch</w:t>
      </w:r>
      <w:proofErr w:type="spellEnd"/>
      <w:r>
        <w:t>: ['**/__</w:t>
      </w:r>
      <w:proofErr w:type="spellStart"/>
      <w:r>
        <w:t>tests</w:t>
      </w:r>
      <w:proofErr w:type="spellEnd"/>
      <w:r>
        <w:t>__/**/*.</w:t>
      </w:r>
      <w:proofErr w:type="spellStart"/>
      <w:r>
        <w:t>test.ts</w:t>
      </w:r>
      <w:proofErr w:type="spellEnd"/>
      <w:r>
        <w:t>'],</w:t>
      </w:r>
    </w:p>
    <w:p w14:paraId="24480129" w14:textId="77777777" w:rsidR="00BA69EE" w:rsidRDefault="00BA69EE" w:rsidP="00BA69EE">
      <w:pPr>
        <w:ind w:left="720"/>
      </w:pPr>
      <w:r>
        <w:t xml:space="preserve">  </w:t>
      </w:r>
      <w:proofErr w:type="spellStart"/>
      <w:r>
        <w:t>coverageThreshold</w:t>
      </w:r>
      <w:proofErr w:type="spellEnd"/>
      <w:r>
        <w:t>: {</w:t>
      </w:r>
    </w:p>
    <w:p w14:paraId="796136A4" w14:textId="77777777" w:rsidR="00BA69EE" w:rsidRDefault="00BA69EE" w:rsidP="00BA69EE">
      <w:pPr>
        <w:ind w:left="720"/>
      </w:pPr>
      <w:r>
        <w:t xml:space="preserve">    global: {</w:t>
      </w:r>
    </w:p>
    <w:p w14:paraId="217A2CFD" w14:textId="77777777" w:rsidR="00BA69EE" w:rsidRDefault="00BA69EE" w:rsidP="00BA69EE">
      <w:pPr>
        <w:ind w:left="720"/>
      </w:pPr>
      <w:r>
        <w:t xml:space="preserve">      </w:t>
      </w:r>
      <w:proofErr w:type="spellStart"/>
      <w:r>
        <w:t>branches</w:t>
      </w:r>
      <w:proofErr w:type="spellEnd"/>
      <w:r>
        <w:t>: 70,</w:t>
      </w:r>
    </w:p>
    <w:p w14:paraId="671C9FAE" w14:textId="77777777" w:rsidR="00BA69EE" w:rsidRDefault="00BA69EE" w:rsidP="00BA69EE">
      <w:pPr>
        <w:ind w:left="720"/>
      </w:pPr>
      <w:r>
        <w:t xml:space="preserve">      </w:t>
      </w:r>
      <w:proofErr w:type="spellStart"/>
      <w:r>
        <w:t>functions</w:t>
      </w:r>
      <w:proofErr w:type="spellEnd"/>
      <w:r>
        <w:t>: 70,</w:t>
      </w:r>
    </w:p>
    <w:p w14:paraId="5026B1C6" w14:textId="77777777" w:rsidR="00BA69EE" w:rsidRDefault="00BA69EE" w:rsidP="00BA69EE">
      <w:pPr>
        <w:ind w:left="720"/>
      </w:pPr>
      <w:r>
        <w:t xml:space="preserve">      </w:t>
      </w:r>
      <w:proofErr w:type="spellStart"/>
      <w:r>
        <w:t>lines</w:t>
      </w:r>
      <w:proofErr w:type="spellEnd"/>
      <w:r>
        <w:t>: 70,</w:t>
      </w:r>
    </w:p>
    <w:p w14:paraId="777ED16B" w14:textId="77777777" w:rsidR="00BA69EE" w:rsidRDefault="00BA69EE" w:rsidP="00BA69EE">
      <w:pPr>
        <w:ind w:left="720"/>
      </w:pPr>
      <w:r>
        <w:t xml:space="preserve">      </w:t>
      </w:r>
      <w:proofErr w:type="spellStart"/>
      <w:r>
        <w:t>statements</w:t>
      </w:r>
      <w:proofErr w:type="spellEnd"/>
      <w:r>
        <w:t>: 70</w:t>
      </w:r>
    </w:p>
    <w:p w14:paraId="5734E391" w14:textId="77777777" w:rsidR="00BA69EE" w:rsidRDefault="00BA69EE" w:rsidP="00BA69EE">
      <w:pPr>
        <w:ind w:left="720"/>
      </w:pPr>
      <w:r>
        <w:t xml:space="preserve">    }</w:t>
      </w:r>
    </w:p>
    <w:p w14:paraId="230B0885" w14:textId="77777777" w:rsidR="00BA69EE" w:rsidRDefault="00BA69EE" w:rsidP="00BA69EE">
      <w:pPr>
        <w:ind w:left="720"/>
      </w:pPr>
      <w:r>
        <w:t xml:space="preserve">  }</w:t>
      </w:r>
    </w:p>
    <w:p w14:paraId="08460924" w14:textId="79529DCB" w:rsidR="00BA69EE" w:rsidRPr="007F7462" w:rsidRDefault="00BA69EE" w:rsidP="00BA69EE">
      <w:pPr>
        <w:ind w:left="720"/>
      </w:pPr>
      <w:r>
        <w:t>};</w:t>
      </w:r>
    </w:p>
    <w:p w14:paraId="785E4745" w14:textId="77777777" w:rsidR="007F7462" w:rsidRPr="007F7462" w:rsidRDefault="007F7462" w:rsidP="007F7462">
      <w:pPr>
        <w:rPr>
          <w:b/>
          <w:bCs/>
        </w:rPr>
      </w:pPr>
      <w:r w:rsidRPr="007F7462">
        <w:rPr>
          <w:b/>
          <w:bCs/>
        </w:rPr>
        <w:lastRenderedPageBreak/>
        <w:t xml:space="preserve">5.2 </w:t>
      </w:r>
      <w:proofErr w:type="spellStart"/>
      <w:r w:rsidRPr="007F7462">
        <w:rPr>
          <w:b/>
          <w:bCs/>
        </w:rPr>
        <w:t>Tests</w:t>
      </w:r>
      <w:proofErr w:type="spellEnd"/>
      <w:r w:rsidRPr="007F7462">
        <w:rPr>
          <w:b/>
          <w:bCs/>
        </w:rPr>
        <w:t xml:space="preserve"> de Integración (E2E)</w:t>
      </w:r>
    </w:p>
    <w:p w14:paraId="53E10C9D" w14:textId="77777777" w:rsidR="007F7462" w:rsidRPr="007F7462" w:rsidRDefault="007F7462" w:rsidP="007F7462">
      <w:r w:rsidRPr="007F7462">
        <w:rPr>
          <w:b/>
          <w:bCs/>
        </w:rPr>
        <w:t>Herramienta</w:t>
      </w:r>
      <w:r w:rsidRPr="007F7462">
        <w:t xml:space="preserve">: </w:t>
      </w:r>
      <w:proofErr w:type="spellStart"/>
      <w:r w:rsidRPr="007F7462">
        <w:t>Firebase</w:t>
      </w:r>
      <w:proofErr w:type="spellEnd"/>
      <w:r w:rsidRPr="007F7462">
        <w:t xml:space="preserve"> </w:t>
      </w:r>
      <w:proofErr w:type="spellStart"/>
      <w:r w:rsidRPr="007F7462">
        <w:t>Emulators</w:t>
      </w:r>
      <w:proofErr w:type="spellEnd"/>
      <w:r w:rsidRPr="007F7462">
        <w:t xml:space="preserve"> + </w:t>
      </w:r>
      <w:proofErr w:type="spellStart"/>
      <w:r w:rsidRPr="007F7462">
        <w:t>Supertest</w:t>
      </w:r>
      <w:proofErr w:type="spellEnd"/>
    </w:p>
    <w:p w14:paraId="7BADC843" w14:textId="77777777" w:rsidR="007F7462" w:rsidRPr="007F7462" w:rsidRDefault="007F7462" w:rsidP="007F7462">
      <w:r w:rsidRPr="007F7462">
        <w:rPr>
          <w:b/>
          <w:bCs/>
        </w:rPr>
        <w:t>Archivo</w:t>
      </w:r>
      <w:r w:rsidRPr="007F7462">
        <w:t>: functions/src/__tests__/integration/order-flow.test.ts (CREAR)</w:t>
      </w:r>
    </w:p>
    <w:p w14:paraId="4FAC14CA" w14:textId="77777777" w:rsidR="00BA69EE" w:rsidRDefault="00BA69EE" w:rsidP="00BA69EE">
      <w:pPr>
        <w:ind w:left="720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supertest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supertest</w:t>
      </w:r>
      <w:proofErr w:type="spellEnd"/>
      <w:r>
        <w:t>';</w:t>
      </w:r>
    </w:p>
    <w:p w14:paraId="17A66D6A" w14:textId="77777777" w:rsidR="00BA69EE" w:rsidRDefault="00BA69EE" w:rsidP="00BA69EE">
      <w:pPr>
        <w:ind w:left="720"/>
      </w:pPr>
      <w:proofErr w:type="spellStart"/>
      <w:r>
        <w:t>import</w:t>
      </w:r>
      <w:proofErr w:type="spellEnd"/>
      <w:r>
        <w:t xml:space="preserve"> </w:t>
      </w:r>
      <w:proofErr w:type="gramStart"/>
      <w:r>
        <w:t>{ app</w:t>
      </w:r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index</w:t>
      </w:r>
      <w:proofErr w:type="spellEnd"/>
      <w:r>
        <w:t xml:space="preserve">'; // Express </w:t>
      </w:r>
      <w:proofErr w:type="gramStart"/>
      <w:r>
        <w:t>app</w:t>
      </w:r>
      <w:proofErr w:type="gramEnd"/>
    </w:p>
    <w:p w14:paraId="66C041CA" w14:textId="77777777" w:rsidR="00BA69EE" w:rsidRDefault="00BA69EE" w:rsidP="00BA69EE">
      <w:pPr>
        <w:ind w:left="720"/>
      </w:pPr>
    </w:p>
    <w:p w14:paraId="78A8CAC1" w14:textId="77777777" w:rsidR="00BA69EE" w:rsidRDefault="00BA69EE" w:rsidP="00BA69EE">
      <w:pPr>
        <w:ind w:left="720"/>
      </w:pPr>
      <w:proofErr w:type="gramStart"/>
      <w:r>
        <w:t>describe(</w:t>
      </w:r>
      <w:proofErr w:type="gramEnd"/>
      <w:r>
        <w:t>'Flujo completo de orden', () =&gt; {</w:t>
      </w:r>
    </w:p>
    <w:p w14:paraId="7E774F49" w14:textId="77777777" w:rsidR="00BA69EE" w:rsidRDefault="00BA69EE" w:rsidP="00BA69EE">
      <w:pPr>
        <w:ind w:left="720"/>
      </w:pPr>
      <w:r>
        <w:t xml:space="preserve">  </w:t>
      </w:r>
      <w:proofErr w:type="spellStart"/>
      <w:proofErr w:type="gramStart"/>
      <w:r>
        <w:t>beforeAll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() =&gt; {</w:t>
      </w:r>
    </w:p>
    <w:p w14:paraId="4229A96B" w14:textId="77777777" w:rsidR="00BA69EE" w:rsidRDefault="00BA69EE" w:rsidP="00BA69EE">
      <w:pPr>
        <w:ind w:left="720"/>
      </w:pPr>
      <w:r>
        <w:t xml:space="preserve">    // Iniciar emuladores de </w:t>
      </w:r>
      <w:proofErr w:type="spellStart"/>
      <w:r>
        <w:t>Firestore</w:t>
      </w:r>
      <w:proofErr w:type="spellEnd"/>
    </w:p>
    <w:p w14:paraId="53553820" w14:textId="77777777" w:rsidR="00BA69EE" w:rsidRDefault="00BA69EE" w:rsidP="00BA69EE">
      <w:pPr>
        <w:ind w:left="720"/>
      </w:pPr>
      <w:r>
        <w:t xml:space="preserve">    </w:t>
      </w:r>
      <w:proofErr w:type="spellStart"/>
      <w:proofErr w:type="gramStart"/>
      <w:r>
        <w:t>process.env.FIRESTORE</w:t>
      </w:r>
      <w:proofErr w:type="gramEnd"/>
      <w:r>
        <w:t>_EMULATOR_HOST</w:t>
      </w:r>
      <w:proofErr w:type="spellEnd"/>
      <w:r>
        <w:t xml:space="preserve"> = 'localhost:8080';</w:t>
      </w:r>
    </w:p>
    <w:p w14:paraId="0756FDB1" w14:textId="77777777" w:rsidR="00BA69EE" w:rsidRDefault="00BA69EE" w:rsidP="00BA69EE">
      <w:pPr>
        <w:ind w:left="720"/>
      </w:pPr>
      <w:r>
        <w:t xml:space="preserve">  });</w:t>
      </w:r>
    </w:p>
    <w:p w14:paraId="2F4F2F84" w14:textId="77777777" w:rsidR="00BA69EE" w:rsidRDefault="00BA69EE" w:rsidP="00BA69EE">
      <w:pPr>
        <w:ind w:left="720"/>
      </w:pPr>
      <w:r>
        <w:t xml:space="preserve">  </w:t>
      </w:r>
    </w:p>
    <w:p w14:paraId="0BDEA7FC" w14:textId="77777777" w:rsidR="00BA69EE" w:rsidRDefault="00BA69EE" w:rsidP="00BA69EE">
      <w:pPr>
        <w:ind w:left="720"/>
      </w:pPr>
      <w:r>
        <w:t xml:space="preserve">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 xml:space="preserve">'debe crear orden → iniciar pago → confirmar pago', </w:t>
      </w:r>
      <w:proofErr w:type="spellStart"/>
      <w:r>
        <w:t>async</w:t>
      </w:r>
      <w:proofErr w:type="spellEnd"/>
      <w:r>
        <w:t xml:space="preserve"> () =&gt; {</w:t>
      </w:r>
    </w:p>
    <w:p w14:paraId="77DF1788" w14:textId="77777777" w:rsidR="00BA69EE" w:rsidRDefault="00BA69EE" w:rsidP="00BA69EE">
      <w:pPr>
        <w:ind w:left="720"/>
      </w:pPr>
      <w:r>
        <w:t xml:space="preserve">    // 1. Crear orden</w:t>
      </w:r>
    </w:p>
    <w:p w14:paraId="4496A3F5" w14:textId="77777777" w:rsidR="00BA69EE" w:rsidRDefault="00BA69EE" w:rsidP="00BA69EE">
      <w:pPr>
        <w:ind w:left="720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orderRes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supertest</w:t>
      </w:r>
      <w:proofErr w:type="spellEnd"/>
      <w:r>
        <w:t>(</w:t>
      </w:r>
      <w:proofErr w:type="gramStart"/>
      <w:r>
        <w:t>app</w:t>
      </w:r>
      <w:proofErr w:type="gramEnd"/>
      <w:r>
        <w:t>)</w:t>
      </w:r>
    </w:p>
    <w:p w14:paraId="621CC90A" w14:textId="77777777" w:rsidR="00BA69EE" w:rsidRDefault="00BA69EE" w:rsidP="00BA69EE">
      <w:pPr>
        <w:ind w:left="720"/>
      </w:pPr>
      <w:r>
        <w:t xml:space="preserve">      </w:t>
      </w:r>
      <w:proofErr w:type="gramStart"/>
      <w:r>
        <w:t>.post</w:t>
      </w:r>
      <w:proofErr w:type="gramEnd"/>
      <w:r>
        <w:t>('/</w:t>
      </w:r>
      <w:proofErr w:type="spellStart"/>
      <w:r>
        <w:t>orders</w:t>
      </w:r>
      <w:proofErr w:type="spellEnd"/>
      <w:r>
        <w:t>')</w:t>
      </w:r>
    </w:p>
    <w:p w14:paraId="05597913" w14:textId="77777777" w:rsidR="00BA69EE" w:rsidRDefault="00BA69EE" w:rsidP="00BA69EE">
      <w:pPr>
        <w:ind w:left="720"/>
      </w:pPr>
      <w:r>
        <w:t xml:space="preserve">      </w:t>
      </w:r>
      <w:proofErr w:type="gramStart"/>
      <w:r>
        <w:t>.</w:t>
      </w:r>
      <w:proofErr w:type="spellStart"/>
      <w:r>
        <w:t>send</w:t>
      </w:r>
      <w:proofErr w:type="spellEnd"/>
      <w:proofErr w:type="gramEnd"/>
      <w:r>
        <w:t>({</w:t>
      </w:r>
    </w:p>
    <w:p w14:paraId="54868BB8" w14:textId="77777777" w:rsidR="00BA69EE" w:rsidRDefault="00BA69EE" w:rsidP="00BA69EE">
      <w:pPr>
        <w:ind w:left="720"/>
      </w:pPr>
      <w:r>
        <w:t xml:space="preserve">        </w:t>
      </w:r>
      <w:proofErr w:type="spellStart"/>
      <w:r>
        <w:t>service_id</w:t>
      </w:r>
      <w:proofErr w:type="spellEnd"/>
      <w:r>
        <w:t>: '</w:t>
      </w:r>
      <w:proofErr w:type="spellStart"/>
      <w:r>
        <w:t>eps_certificado</w:t>
      </w:r>
      <w:proofErr w:type="spellEnd"/>
      <w:r>
        <w:t>',</w:t>
      </w:r>
    </w:p>
    <w:p w14:paraId="48AAE610" w14:textId="77777777" w:rsidR="00BA69EE" w:rsidRDefault="00BA69EE" w:rsidP="00BA69EE">
      <w:pPr>
        <w:ind w:left="720"/>
      </w:pPr>
      <w:r>
        <w:t xml:space="preserve">        </w:t>
      </w:r>
      <w:proofErr w:type="spellStart"/>
      <w:r>
        <w:t>form_data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document</w:t>
      </w:r>
      <w:proofErr w:type="spellEnd"/>
      <w:proofErr w:type="gramEnd"/>
      <w:r>
        <w:t xml:space="preserve">: '123456789', </w:t>
      </w:r>
      <w:proofErr w:type="spellStart"/>
      <w:r>
        <w:t>name</w:t>
      </w:r>
      <w:proofErr w:type="spellEnd"/>
      <w:r>
        <w:t xml:space="preserve">: 'Test </w:t>
      </w:r>
      <w:proofErr w:type="spellStart"/>
      <w:r>
        <w:t>User</w:t>
      </w:r>
      <w:proofErr w:type="spellEnd"/>
      <w:proofErr w:type="gramStart"/>
      <w:r>
        <w:t>' }</w:t>
      </w:r>
      <w:proofErr w:type="gramEnd"/>
      <w:r>
        <w:t>,</w:t>
      </w:r>
    </w:p>
    <w:p w14:paraId="5F48D3F2" w14:textId="77777777" w:rsidR="00BA69EE" w:rsidRDefault="00BA69EE" w:rsidP="00BA69EE">
      <w:pPr>
        <w:ind w:left="720"/>
      </w:pPr>
      <w:r>
        <w:t xml:space="preserve">        </w:t>
      </w:r>
      <w:proofErr w:type="spellStart"/>
      <w:r>
        <w:t>contact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method</w:t>
      </w:r>
      <w:proofErr w:type="spellEnd"/>
      <w:proofErr w:type="gramEnd"/>
      <w:r>
        <w:t xml:space="preserve">: 'email', </w:t>
      </w:r>
      <w:proofErr w:type="spellStart"/>
      <w:r>
        <w:t>value</w:t>
      </w:r>
      <w:proofErr w:type="spellEnd"/>
      <w:r>
        <w:t>: 'test@example.com</w:t>
      </w:r>
      <w:proofErr w:type="gramStart"/>
      <w:r>
        <w:t>' }</w:t>
      </w:r>
      <w:proofErr w:type="gramEnd"/>
    </w:p>
    <w:p w14:paraId="07F7C67B" w14:textId="77777777" w:rsidR="00BA69EE" w:rsidRDefault="00BA69EE" w:rsidP="00BA69EE">
      <w:pPr>
        <w:ind w:left="720"/>
      </w:pPr>
      <w:r>
        <w:t xml:space="preserve">      })</w:t>
      </w:r>
    </w:p>
    <w:p w14:paraId="47860ECF" w14:textId="77777777" w:rsidR="00BA69EE" w:rsidRDefault="00BA69EE" w:rsidP="00BA69EE">
      <w:pPr>
        <w:ind w:left="720"/>
      </w:pPr>
      <w:r>
        <w:t xml:space="preserve">      </w:t>
      </w:r>
      <w:proofErr w:type="gramStart"/>
      <w:r>
        <w:t>.</w:t>
      </w:r>
      <w:proofErr w:type="spellStart"/>
      <w:r>
        <w:t>expect</w:t>
      </w:r>
      <w:proofErr w:type="spellEnd"/>
      <w:proofErr w:type="gramEnd"/>
      <w:r>
        <w:t>(200);</w:t>
      </w:r>
    </w:p>
    <w:p w14:paraId="7CF308E4" w14:textId="77777777" w:rsidR="00BA69EE" w:rsidRDefault="00BA69EE" w:rsidP="00BA69EE">
      <w:pPr>
        <w:ind w:left="720"/>
      </w:pPr>
      <w:r>
        <w:t xml:space="preserve">    </w:t>
      </w:r>
    </w:p>
    <w:p w14:paraId="12A91009" w14:textId="77777777" w:rsidR="00BA69EE" w:rsidRDefault="00BA69EE" w:rsidP="00BA69EE">
      <w:pPr>
        <w:ind w:left="720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orderId</w:t>
      </w:r>
      <w:proofErr w:type="spellEnd"/>
      <w:r>
        <w:t xml:space="preserve"> = </w:t>
      </w:r>
      <w:proofErr w:type="spellStart"/>
      <w:proofErr w:type="gramStart"/>
      <w:r>
        <w:t>orderRes.body.orderId</w:t>
      </w:r>
      <w:proofErr w:type="spellEnd"/>
      <w:proofErr w:type="gramEnd"/>
      <w:r>
        <w:t>;</w:t>
      </w:r>
    </w:p>
    <w:p w14:paraId="7AD8F0D3" w14:textId="77777777" w:rsidR="00BA69EE" w:rsidRDefault="00BA69EE" w:rsidP="00BA69EE">
      <w:pPr>
        <w:ind w:left="720"/>
      </w:pPr>
      <w:r>
        <w:t xml:space="preserve">    </w:t>
      </w:r>
      <w:proofErr w:type="spellStart"/>
      <w:r>
        <w:t>expect</w:t>
      </w:r>
      <w:proofErr w:type="spellEnd"/>
      <w:r>
        <w:t>(</w:t>
      </w:r>
      <w:proofErr w:type="spellStart"/>
      <w:r>
        <w:t>orderId</w:t>
      </w:r>
      <w:proofErr w:type="spellEnd"/>
      <w:proofErr w:type="gramStart"/>
      <w:r>
        <w:t>).</w:t>
      </w:r>
      <w:proofErr w:type="spellStart"/>
      <w:r>
        <w:t>toBeDefined</w:t>
      </w:r>
      <w:proofErr w:type="spellEnd"/>
      <w:proofErr w:type="gramEnd"/>
      <w:r>
        <w:t>();</w:t>
      </w:r>
    </w:p>
    <w:p w14:paraId="6F9BBA66" w14:textId="77777777" w:rsidR="00BA69EE" w:rsidRDefault="00BA69EE" w:rsidP="00BA69EE">
      <w:pPr>
        <w:ind w:left="720"/>
      </w:pPr>
      <w:r>
        <w:t xml:space="preserve">    </w:t>
      </w:r>
    </w:p>
    <w:p w14:paraId="444ABCB0" w14:textId="77777777" w:rsidR="00BA69EE" w:rsidRDefault="00BA69EE" w:rsidP="00BA69EE">
      <w:pPr>
        <w:ind w:left="720"/>
      </w:pPr>
      <w:r>
        <w:t xml:space="preserve">    // 2. Iniciar pago</w:t>
      </w:r>
    </w:p>
    <w:p w14:paraId="0235797E" w14:textId="77777777" w:rsidR="00BA69EE" w:rsidRDefault="00BA69EE" w:rsidP="00BA69EE">
      <w:pPr>
        <w:ind w:left="720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paymentRes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supertest</w:t>
      </w:r>
      <w:proofErr w:type="spellEnd"/>
      <w:r>
        <w:t>(</w:t>
      </w:r>
      <w:proofErr w:type="gramStart"/>
      <w:r>
        <w:t>app</w:t>
      </w:r>
      <w:proofErr w:type="gramEnd"/>
      <w:r>
        <w:t>)</w:t>
      </w:r>
    </w:p>
    <w:p w14:paraId="58828A2C" w14:textId="77777777" w:rsidR="00BA69EE" w:rsidRDefault="00BA69EE" w:rsidP="00BA69EE">
      <w:pPr>
        <w:ind w:left="720"/>
      </w:pPr>
      <w:r>
        <w:t xml:space="preserve">      </w:t>
      </w:r>
      <w:proofErr w:type="gramStart"/>
      <w:r>
        <w:t>.post</w:t>
      </w:r>
      <w:proofErr w:type="gramEnd"/>
      <w:r>
        <w:t>('/</w:t>
      </w:r>
      <w:proofErr w:type="spellStart"/>
      <w:r>
        <w:t>payments_init</w:t>
      </w:r>
      <w:proofErr w:type="spellEnd"/>
      <w:r>
        <w:t>')</w:t>
      </w:r>
    </w:p>
    <w:p w14:paraId="22FBAB0E" w14:textId="77777777" w:rsidR="00BA69EE" w:rsidRDefault="00BA69EE" w:rsidP="00BA69EE">
      <w:pPr>
        <w:ind w:left="720"/>
      </w:pPr>
      <w:r>
        <w:lastRenderedPageBreak/>
        <w:t xml:space="preserve">      </w:t>
      </w:r>
      <w:proofErr w:type="gramStart"/>
      <w:r>
        <w:t>.</w:t>
      </w:r>
      <w:proofErr w:type="spellStart"/>
      <w:r>
        <w:t>send</w:t>
      </w:r>
      <w:proofErr w:type="spellEnd"/>
      <w:r>
        <w:t xml:space="preserve">({ </w:t>
      </w:r>
      <w:proofErr w:type="spellStart"/>
      <w:r>
        <w:t>orderId</w:t>
      </w:r>
      <w:proofErr w:type="spellEnd"/>
      <w:proofErr w:type="gramEnd"/>
      <w:r>
        <w:t xml:space="preserve"> })</w:t>
      </w:r>
    </w:p>
    <w:p w14:paraId="2BDE063D" w14:textId="77777777" w:rsidR="00BA69EE" w:rsidRDefault="00BA69EE" w:rsidP="00BA69EE">
      <w:pPr>
        <w:ind w:left="720"/>
      </w:pPr>
      <w:r>
        <w:t xml:space="preserve">      </w:t>
      </w:r>
      <w:proofErr w:type="gramStart"/>
      <w:r>
        <w:t>.</w:t>
      </w:r>
      <w:proofErr w:type="spellStart"/>
      <w:r>
        <w:t>expect</w:t>
      </w:r>
      <w:proofErr w:type="spellEnd"/>
      <w:proofErr w:type="gramEnd"/>
      <w:r>
        <w:t>(200);</w:t>
      </w:r>
    </w:p>
    <w:p w14:paraId="7FA216F1" w14:textId="77777777" w:rsidR="00BA69EE" w:rsidRDefault="00BA69EE" w:rsidP="00BA69EE">
      <w:pPr>
        <w:ind w:left="720"/>
      </w:pPr>
      <w:r>
        <w:t xml:space="preserve">    </w:t>
      </w:r>
    </w:p>
    <w:p w14:paraId="08571204" w14:textId="77777777" w:rsidR="00BA69EE" w:rsidRDefault="00BA69EE" w:rsidP="00BA69EE">
      <w:pPr>
        <w:ind w:left="720"/>
      </w:pPr>
      <w:r>
        <w:t xml:space="preserve">    </w:t>
      </w:r>
      <w:proofErr w:type="spellStart"/>
      <w:proofErr w:type="gramStart"/>
      <w:r>
        <w:t>expect</w:t>
      </w:r>
      <w:proofErr w:type="spellEnd"/>
      <w:r>
        <w:t>(</w:t>
      </w:r>
      <w:proofErr w:type="spellStart"/>
      <w:r>
        <w:t>paymentRes.body.mode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('</w:t>
      </w:r>
      <w:proofErr w:type="spellStart"/>
      <w:r>
        <w:t>mock</w:t>
      </w:r>
      <w:proofErr w:type="spellEnd"/>
      <w:r>
        <w:t>');</w:t>
      </w:r>
    </w:p>
    <w:p w14:paraId="0F5ADDAD" w14:textId="77777777" w:rsidR="00BA69EE" w:rsidRDefault="00BA69EE" w:rsidP="00BA69EE">
      <w:pPr>
        <w:ind w:left="720"/>
      </w:pPr>
      <w:r>
        <w:t xml:space="preserve">    </w:t>
      </w:r>
    </w:p>
    <w:p w14:paraId="2BF6EE7F" w14:textId="77777777" w:rsidR="00BA69EE" w:rsidRDefault="00BA69EE" w:rsidP="00BA69EE">
      <w:pPr>
        <w:ind w:left="720"/>
      </w:pPr>
      <w:r>
        <w:t xml:space="preserve">    // 3. Confirmar pago (</w:t>
      </w:r>
      <w:proofErr w:type="spellStart"/>
      <w:r>
        <w:t>mock</w:t>
      </w:r>
      <w:proofErr w:type="spellEnd"/>
      <w:r>
        <w:t xml:space="preserve"> </w:t>
      </w:r>
      <w:proofErr w:type="spellStart"/>
      <w:r>
        <w:t>success</w:t>
      </w:r>
      <w:proofErr w:type="spellEnd"/>
      <w:r>
        <w:t>)</w:t>
      </w:r>
    </w:p>
    <w:p w14:paraId="3B283DE7" w14:textId="77777777" w:rsidR="00BA69EE" w:rsidRDefault="00BA69EE" w:rsidP="00BA69EE">
      <w:pPr>
        <w:ind w:left="720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confirmRes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supertest</w:t>
      </w:r>
      <w:proofErr w:type="spellEnd"/>
      <w:r>
        <w:t>(</w:t>
      </w:r>
      <w:proofErr w:type="gramStart"/>
      <w:r>
        <w:t>app</w:t>
      </w:r>
      <w:proofErr w:type="gramEnd"/>
      <w:r>
        <w:t>)</w:t>
      </w:r>
    </w:p>
    <w:p w14:paraId="11DB9080" w14:textId="77777777" w:rsidR="00BA69EE" w:rsidRDefault="00BA69EE" w:rsidP="00BA69EE">
      <w:pPr>
        <w:ind w:left="720"/>
      </w:pPr>
      <w:r>
        <w:t xml:space="preserve">      </w:t>
      </w:r>
      <w:proofErr w:type="gramStart"/>
      <w:r>
        <w:t>.post</w:t>
      </w:r>
      <w:proofErr w:type="gramEnd"/>
      <w:r>
        <w:t>('/</w:t>
      </w:r>
      <w:proofErr w:type="spellStart"/>
      <w:r>
        <w:t>payments_confirm</w:t>
      </w:r>
      <w:proofErr w:type="spellEnd"/>
      <w:r>
        <w:t>')</w:t>
      </w:r>
    </w:p>
    <w:p w14:paraId="2F434037" w14:textId="77777777" w:rsidR="00BA69EE" w:rsidRDefault="00BA69EE" w:rsidP="00BA69EE">
      <w:pPr>
        <w:ind w:left="720"/>
      </w:pPr>
      <w:r>
        <w:t xml:space="preserve">      </w:t>
      </w:r>
      <w:proofErr w:type="gramStart"/>
      <w:r>
        <w:t>.</w:t>
      </w:r>
      <w:proofErr w:type="spellStart"/>
      <w:r>
        <w:t>send</w:t>
      </w:r>
      <w:proofErr w:type="spellEnd"/>
      <w:r>
        <w:t xml:space="preserve">({ </w:t>
      </w:r>
      <w:proofErr w:type="spellStart"/>
      <w:r>
        <w:t>orderId</w:t>
      </w:r>
      <w:proofErr w:type="spellEnd"/>
      <w:proofErr w:type="gramEnd"/>
      <w:r>
        <w:t xml:space="preserve">, </w:t>
      </w:r>
      <w:proofErr w:type="spellStart"/>
      <w:r>
        <w:t>mock</w:t>
      </w:r>
      <w:proofErr w:type="spellEnd"/>
      <w:r>
        <w:t>: '</w:t>
      </w:r>
      <w:proofErr w:type="spellStart"/>
      <w:r>
        <w:t>success</w:t>
      </w:r>
      <w:proofErr w:type="spellEnd"/>
      <w:proofErr w:type="gramStart"/>
      <w:r>
        <w:t>' }</w:t>
      </w:r>
      <w:proofErr w:type="gramEnd"/>
      <w:r>
        <w:t>)</w:t>
      </w:r>
    </w:p>
    <w:p w14:paraId="42033CEC" w14:textId="77777777" w:rsidR="00BA69EE" w:rsidRDefault="00BA69EE" w:rsidP="00BA69EE">
      <w:pPr>
        <w:ind w:left="720"/>
      </w:pPr>
      <w:r>
        <w:t xml:space="preserve">      </w:t>
      </w:r>
      <w:proofErr w:type="gramStart"/>
      <w:r>
        <w:t>.</w:t>
      </w:r>
      <w:proofErr w:type="spellStart"/>
      <w:r>
        <w:t>expect</w:t>
      </w:r>
      <w:proofErr w:type="spellEnd"/>
      <w:proofErr w:type="gramEnd"/>
      <w:r>
        <w:t>(200);</w:t>
      </w:r>
    </w:p>
    <w:p w14:paraId="1144F364" w14:textId="77777777" w:rsidR="00BA69EE" w:rsidRDefault="00BA69EE" w:rsidP="00BA69EE">
      <w:pPr>
        <w:ind w:left="720"/>
      </w:pPr>
      <w:r>
        <w:t xml:space="preserve">    </w:t>
      </w:r>
    </w:p>
    <w:p w14:paraId="1D3A0C03" w14:textId="77777777" w:rsidR="00BA69EE" w:rsidRDefault="00BA69EE" w:rsidP="00BA69EE">
      <w:pPr>
        <w:ind w:left="720"/>
      </w:pPr>
      <w:r>
        <w:t xml:space="preserve">    </w:t>
      </w:r>
      <w:proofErr w:type="spellStart"/>
      <w:proofErr w:type="gramStart"/>
      <w:r>
        <w:t>expect</w:t>
      </w:r>
      <w:proofErr w:type="spellEnd"/>
      <w:r>
        <w:t>(</w:t>
      </w:r>
      <w:proofErr w:type="spellStart"/>
      <w:r>
        <w:t>confirmRes.body.payment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('</w:t>
      </w:r>
      <w:proofErr w:type="spellStart"/>
      <w:r>
        <w:t>paid</w:t>
      </w:r>
      <w:proofErr w:type="spellEnd"/>
      <w:r>
        <w:t>');</w:t>
      </w:r>
    </w:p>
    <w:p w14:paraId="56EB89E8" w14:textId="77777777" w:rsidR="00BA69EE" w:rsidRDefault="00BA69EE" w:rsidP="00BA69EE">
      <w:pPr>
        <w:ind w:left="720"/>
      </w:pPr>
      <w:r>
        <w:t xml:space="preserve">  });</w:t>
      </w:r>
    </w:p>
    <w:p w14:paraId="58365597" w14:textId="251679AD" w:rsidR="007F7462" w:rsidRPr="007F7462" w:rsidRDefault="00BA69EE" w:rsidP="00BA69EE">
      <w:pPr>
        <w:ind w:left="720"/>
      </w:pPr>
      <w:r>
        <w:t>});</w:t>
      </w:r>
    </w:p>
    <w:p w14:paraId="377E6A4E" w14:textId="77777777" w:rsidR="007F7462" w:rsidRPr="007F7462" w:rsidRDefault="007F7462" w:rsidP="007F7462">
      <w:pPr>
        <w:rPr>
          <w:b/>
          <w:bCs/>
        </w:rPr>
      </w:pPr>
      <w:r w:rsidRPr="007F7462">
        <w:rPr>
          <w:b/>
          <w:bCs/>
        </w:rPr>
        <w:t xml:space="preserve">5.3 </w:t>
      </w:r>
      <w:proofErr w:type="spellStart"/>
      <w:r w:rsidRPr="007F7462">
        <w:rPr>
          <w:b/>
          <w:bCs/>
        </w:rPr>
        <w:t>Tests</w:t>
      </w:r>
      <w:proofErr w:type="spellEnd"/>
      <w:r w:rsidRPr="007F7462">
        <w:rPr>
          <w:b/>
          <w:bCs/>
        </w:rPr>
        <w:t xml:space="preserve"> de </w:t>
      </w:r>
      <w:proofErr w:type="spellStart"/>
      <w:r w:rsidRPr="007F7462">
        <w:rPr>
          <w:b/>
          <w:bCs/>
        </w:rPr>
        <w:t>Frontend</w:t>
      </w:r>
      <w:proofErr w:type="spellEnd"/>
    </w:p>
    <w:p w14:paraId="07C1141F" w14:textId="77777777" w:rsidR="007F7462" w:rsidRPr="007F7462" w:rsidRDefault="007F7462" w:rsidP="007F7462">
      <w:r w:rsidRPr="007F7462">
        <w:rPr>
          <w:b/>
          <w:bCs/>
        </w:rPr>
        <w:t>Herramienta</w:t>
      </w:r>
      <w:r w:rsidRPr="007F7462">
        <w:t xml:space="preserve">: </w:t>
      </w:r>
      <w:proofErr w:type="spellStart"/>
      <w:r w:rsidRPr="007F7462">
        <w:t>Playwright</w:t>
      </w:r>
      <w:proofErr w:type="spellEnd"/>
      <w:r w:rsidRPr="007F7462">
        <w:t xml:space="preserve"> para E2E del navegador.</w:t>
      </w:r>
    </w:p>
    <w:p w14:paraId="152D9E50" w14:textId="77777777" w:rsidR="007F7462" w:rsidRPr="007F7462" w:rsidRDefault="007F7462" w:rsidP="007F7462">
      <w:r w:rsidRPr="007F7462">
        <w:rPr>
          <w:b/>
          <w:bCs/>
        </w:rPr>
        <w:t>Archivo</w:t>
      </w:r>
      <w:r w:rsidRPr="007F7462">
        <w:t>: web/__</w:t>
      </w:r>
      <w:proofErr w:type="spellStart"/>
      <w:r w:rsidRPr="007F7462">
        <w:t>tests</w:t>
      </w:r>
      <w:proofErr w:type="spellEnd"/>
      <w:r w:rsidRPr="007F7462">
        <w:t>__/user-flow.spec.js (CREAR)</w:t>
      </w:r>
    </w:p>
    <w:p w14:paraId="033ECE64" w14:textId="77777777" w:rsidR="005D2C20" w:rsidRDefault="005D2C20" w:rsidP="005D2C20">
      <w:pPr>
        <w:ind w:left="720"/>
      </w:pPr>
      <w:proofErr w:type="spellStart"/>
      <w:r>
        <w:t>import</w:t>
      </w:r>
      <w:proofErr w:type="spellEnd"/>
      <w:r>
        <w:t xml:space="preserve"> </w:t>
      </w:r>
      <w:proofErr w:type="gramStart"/>
      <w:r>
        <w:t>{ test</w:t>
      </w:r>
      <w:proofErr w:type="gramEnd"/>
      <w:r>
        <w:t xml:space="preserve">, </w:t>
      </w:r>
      <w:proofErr w:type="spellStart"/>
      <w:proofErr w:type="gramStart"/>
      <w:r>
        <w:t>expect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playwright</w:t>
      </w:r>
      <w:proofErr w:type="spellEnd"/>
      <w:r>
        <w:t>/test';</w:t>
      </w:r>
    </w:p>
    <w:p w14:paraId="1B807ED7" w14:textId="77777777" w:rsidR="005D2C20" w:rsidRDefault="005D2C20" w:rsidP="005D2C20">
      <w:pPr>
        <w:ind w:left="720"/>
      </w:pPr>
    </w:p>
    <w:p w14:paraId="2B8EAD8A" w14:textId="77777777" w:rsidR="005D2C20" w:rsidRDefault="005D2C20" w:rsidP="005D2C20">
      <w:pPr>
        <w:ind w:left="720"/>
      </w:pPr>
      <w:proofErr w:type="gramStart"/>
      <w:r>
        <w:t>test(</w:t>
      </w:r>
      <w:proofErr w:type="gramEnd"/>
      <w:r>
        <w:t xml:space="preserve">'usuario puede solicitar trámite y completar pago', </w:t>
      </w:r>
      <w:proofErr w:type="spellStart"/>
      <w:r>
        <w:t>async</w:t>
      </w:r>
      <w:proofErr w:type="spellEnd"/>
      <w:r>
        <w:t xml:space="preserve"> </w:t>
      </w:r>
      <w:proofErr w:type="gramStart"/>
      <w:r>
        <w:t>({ page</w:t>
      </w:r>
      <w:proofErr w:type="gramEnd"/>
      <w:r>
        <w:t xml:space="preserve"> }) =&gt; {</w:t>
      </w:r>
    </w:p>
    <w:p w14:paraId="1BA450CA" w14:textId="77777777" w:rsidR="005D2C20" w:rsidRDefault="005D2C20" w:rsidP="005D2C20">
      <w:pPr>
        <w:ind w:left="720"/>
      </w:pPr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page.goto</w:t>
      </w:r>
      <w:proofErr w:type="spellEnd"/>
      <w:proofErr w:type="gramEnd"/>
      <w:r>
        <w:t>('http://localhost:5000');</w:t>
      </w:r>
    </w:p>
    <w:p w14:paraId="09BC1E11" w14:textId="77777777" w:rsidR="005D2C20" w:rsidRDefault="005D2C20" w:rsidP="005D2C20">
      <w:pPr>
        <w:ind w:left="720"/>
      </w:pPr>
      <w:r>
        <w:t xml:space="preserve">  </w:t>
      </w:r>
    </w:p>
    <w:p w14:paraId="10DA2CFF" w14:textId="77777777" w:rsidR="005D2C20" w:rsidRDefault="005D2C20" w:rsidP="005D2C20">
      <w:pPr>
        <w:ind w:left="720"/>
      </w:pPr>
      <w:r>
        <w:t xml:space="preserve">  // 1. Verificar carga de servicios</w:t>
      </w:r>
    </w:p>
    <w:p w14:paraId="1CFCFCAB" w14:textId="77777777" w:rsidR="005D2C20" w:rsidRDefault="005D2C20" w:rsidP="005D2C20">
      <w:pPr>
        <w:ind w:left="720"/>
      </w:pPr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expect</w:t>
      </w:r>
      <w:proofErr w:type="spellEnd"/>
      <w:r>
        <w:t>(</w:t>
      </w:r>
      <w:proofErr w:type="spellStart"/>
      <w:r>
        <w:t>page.locator</w:t>
      </w:r>
      <w:proofErr w:type="spellEnd"/>
      <w:proofErr w:type="gramEnd"/>
      <w:r>
        <w:t>('#</w:t>
      </w:r>
      <w:proofErr w:type="spellStart"/>
      <w:proofErr w:type="gramStart"/>
      <w:r>
        <w:t>services</w:t>
      </w:r>
      <w:proofErr w:type="spellEnd"/>
      <w:r>
        <w:t xml:space="preserve"> .</w:t>
      </w:r>
      <w:proofErr w:type="spellStart"/>
      <w:r>
        <w:t>service</w:t>
      </w:r>
      <w:proofErr w:type="gramEnd"/>
      <w:r>
        <w:t>-card</w:t>
      </w:r>
      <w:proofErr w:type="spellEnd"/>
      <w:r>
        <w:t>')</w:t>
      </w:r>
      <w:proofErr w:type="gramStart"/>
      <w:r>
        <w:t>).</w:t>
      </w:r>
      <w:proofErr w:type="spellStart"/>
      <w:r>
        <w:t>toHaveCount</w:t>
      </w:r>
      <w:proofErr w:type="spellEnd"/>
      <w:proofErr w:type="gramEnd"/>
      <w:r>
        <w:t>(6);</w:t>
      </w:r>
    </w:p>
    <w:p w14:paraId="3075F148" w14:textId="77777777" w:rsidR="005D2C20" w:rsidRDefault="005D2C20" w:rsidP="005D2C20">
      <w:pPr>
        <w:ind w:left="720"/>
      </w:pPr>
      <w:r>
        <w:t xml:space="preserve">  </w:t>
      </w:r>
    </w:p>
    <w:p w14:paraId="37B623BC" w14:textId="77777777" w:rsidR="005D2C20" w:rsidRDefault="005D2C20" w:rsidP="005D2C20">
      <w:pPr>
        <w:ind w:left="720"/>
      </w:pPr>
      <w:r>
        <w:t xml:space="preserve">  // 2. </w:t>
      </w:r>
      <w:proofErr w:type="gramStart"/>
      <w:r>
        <w:t>Click</w:t>
      </w:r>
      <w:proofErr w:type="gramEnd"/>
      <w:r>
        <w:t xml:space="preserve"> en "Solicitar" primer servicio</w:t>
      </w:r>
    </w:p>
    <w:p w14:paraId="6185AF33" w14:textId="77777777" w:rsidR="005D2C20" w:rsidRDefault="005D2C20" w:rsidP="005D2C20">
      <w:pPr>
        <w:ind w:left="720"/>
      </w:pPr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page.click</w:t>
      </w:r>
      <w:proofErr w:type="spellEnd"/>
      <w:proofErr w:type="gramEnd"/>
      <w:r>
        <w:t>('#</w:t>
      </w:r>
      <w:proofErr w:type="spellStart"/>
      <w:proofErr w:type="gramStart"/>
      <w:r>
        <w:t>services</w:t>
      </w:r>
      <w:proofErr w:type="spellEnd"/>
      <w:r>
        <w:t xml:space="preserve"> .</w:t>
      </w:r>
      <w:proofErr w:type="spellStart"/>
      <w:r>
        <w:t>service</w:t>
      </w:r>
      <w:proofErr w:type="gramEnd"/>
      <w:r>
        <w:t>-card</w:t>
      </w:r>
      <w:proofErr w:type="spellEnd"/>
      <w:r>
        <w:t xml:space="preserve"> </w:t>
      </w:r>
      <w:proofErr w:type="spellStart"/>
      <w:r>
        <w:t>button</w:t>
      </w:r>
      <w:proofErr w:type="spellEnd"/>
      <w:r>
        <w:t>');</w:t>
      </w:r>
    </w:p>
    <w:p w14:paraId="609F1171" w14:textId="77777777" w:rsidR="005D2C20" w:rsidRDefault="005D2C20" w:rsidP="005D2C20">
      <w:pPr>
        <w:ind w:left="720"/>
      </w:pPr>
      <w:r>
        <w:t xml:space="preserve">  </w:t>
      </w:r>
    </w:p>
    <w:p w14:paraId="516CF4B1" w14:textId="77777777" w:rsidR="005D2C20" w:rsidRDefault="005D2C20" w:rsidP="005D2C20">
      <w:pPr>
        <w:ind w:left="720"/>
      </w:pPr>
      <w:r>
        <w:t xml:space="preserve">  // 3. Completar formulario</w:t>
      </w:r>
    </w:p>
    <w:p w14:paraId="5BF3FF91" w14:textId="77777777" w:rsidR="005D2C20" w:rsidRDefault="005D2C20" w:rsidP="005D2C20">
      <w:pPr>
        <w:ind w:left="720"/>
      </w:pPr>
      <w:r>
        <w:lastRenderedPageBreak/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page.fill</w:t>
      </w:r>
      <w:proofErr w:type="spellEnd"/>
      <w:proofErr w:type="gramEnd"/>
      <w:r>
        <w:t>('input[</w:t>
      </w:r>
      <w:proofErr w:type="spellStart"/>
      <w:r>
        <w:t>name</w:t>
      </w:r>
      <w:proofErr w:type="spellEnd"/>
      <w:r>
        <w:t>="</w:t>
      </w:r>
      <w:proofErr w:type="spellStart"/>
      <w:r>
        <w:t>document</w:t>
      </w:r>
      <w:proofErr w:type="spellEnd"/>
      <w:r>
        <w:t>"]', '123456789');</w:t>
      </w:r>
    </w:p>
    <w:p w14:paraId="3AA052A4" w14:textId="77777777" w:rsidR="005D2C20" w:rsidRDefault="005D2C20" w:rsidP="005D2C20">
      <w:pPr>
        <w:ind w:left="720"/>
      </w:pPr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page.fill</w:t>
      </w:r>
      <w:proofErr w:type="spellEnd"/>
      <w:proofErr w:type="gramEnd"/>
      <w:r>
        <w:t>('input[</w:t>
      </w:r>
      <w:proofErr w:type="spellStart"/>
      <w:r>
        <w:t>name</w:t>
      </w:r>
      <w:proofErr w:type="spellEnd"/>
      <w:r>
        <w:t>="</w:t>
      </w:r>
      <w:proofErr w:type="spellStart"/>
      <w:r>
        <w:t>name</w:t>
      </w:r>
      <w:proofErr w:type="spellEnd"/>
      <w:r>
        <w:t xml:space="preserve">"]', 'Test </w:t>
      </w:r>
      <w:proofErr w:type="spellStart"/>
      <w:r>
        <w:t>User</w:t>
      </w:r>
      <w:proofErr w:type="spellEnd"/>
      <w:r>
        <w:t>');</w:t>
      </w:r>
    </w:p>
    <w:p w14:paraId="338F25CF" w14:textId="77777777" w:rsidR="005D2C20" w:rsidRDefault="005D2C20" w:rsidP="005D2C20">
      <w:pPr>
        <w:ind w:left="720"/>
      </w:pPr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page.fill</w:t>
      </w:r>
      <w:proofErr w:type="spellEnd"/>
      <w:proofErr w:type="gramEnd"/>
      <w:r>
        <w:t>('input[</w:t>
      </w:r>
      <w:proofErr w:type="spellStart"/>
      <w:r>
        <w:t>name</w:t>
      </w:r>
      <w:proofErr w:type="spellEnd"/>
      <w:r>
        <w:t>="email"]', 'test@example.com');</w:t>
      </w:r>
    </w:p>
    <w:p w14:paraId="15AA53F0" w14:textId="77777777" w:rsidR="005D2C20" w:rsidRDefault="005D2C20" w:rsidP="005D2C20">
      <w:pPr>
        <w:ind w:left="720"/>
      </w:pPr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page.click</w:t>
      </w:r>
      <w:proofErr w:type="spellEnd"/>
      <w:proofErr w:type="gramEnd"/>
      <w:r>
        <w:t>('</w:t>
      </w:r>
      <w:proofErr w:type="spellStart"/>
      <w:proofErr w:type="gramStart"/>
      <w:r>
        <w:t>button:has</w:t>
      </w:r>
      <w:proofErr w:type="gramEnd"/>
      <w:r>
        <w:t>-</w:t>
      </w:r>
      <w:proofErr w:type="gramStart"/>
      <w:r>
        <w:t>text</w:t>
      </w:r>
      <w:proofErr w:type="spellEnd"/>
      <w:r>
        <w:t>(</w:t>
      </w:r>
      <w:proofErr w:type="gramEnd"/>
      <w:r>
        <w:t>"Crear orden")');</w:t>
      </w:r>
    </w:p>
    <w:p w14:paraId="4262DA94" w14:textId="77777777" w:rsidR="005D2C20" w:rsidRDefault="005D2C20" w:rsidP="005D2C20">
      <w:pPr>
        <w:ind w:left="720"/>
      </w:pPr>
      <w:r>
        <w:t xml:space="preserve">  </w:t>
      </w:r>
    </w:p>
    <w:p w14:paraId="6568490A" w14:textId="77777777" w:rsidR="005D2C20" w:rsidRDefault="005D2C20" w:rsidP="005D2C20">
      <w:pPr>
        <w:ind w:left="720"/>
      </w:pPr>
      <w:r>
        <w:t xml:space="preserve">  // 4. Verificar </w:t>
      </w:r>
      <w:proofErr w:type="spellStart"/>
      <w:r>
        <w:t>redirect</w:t>
      </w:r>
      <w:proofErr w:type="spellEnd"/>
      <w:r>
        <w:t xml:space="preserve"> a simulador de pago</w:t>
      </w:r>
    </w:p>
    <w:p w14:paraId="6CC6E656" w14:textId="77777777" w:rsidR="005D2C20" w:rsidRDefault="005D2C20" w:rsidP="005D2C20">
      <w:pPr>
        <w:ind w:left="720"/>
      </w:pPr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expect</w:t>
      </w:r>
      <w:proofErr w:type="spellEnd"/>
      <w:r>
        <w:t>(</w:t>
      </w:r>
      <w:proofErr w:type="spellStart"/>
      <w:proofErr w:type="gramStart"/>
      <w:r>
        <w:t>page.locator</w:t>
      </w:r>
      <w:proofErr w:type="spellEnd"/>
      <w:proofErr w:type="gramEnd"/>
      <w:r>
        <w:t>('#</w:t>
      </w:r>
      <w:proofErr w:type="spellStart"/>
      <w:r>
        <w:t>pay</w:t>
      </w:r>
      <w:proofErr w:type="spellEnd"/>
      <w:r>
        <w:t>-sim')</w:t>
      </w:r>
      <w:proofErr w:type="gramStart"/>
      <w:r>
        <w:t>).</w:t>
      </w:r>
      <w:proofErr w:type="spellStart"/>
      <w:r>
        <w:t>toBeVisible</w:t>
      </w:r>
      <w:proofErr w:type="spellEnd"/>
      <w:proofErr w:type="gramEnd"/>
      <w:r>
        <w:t>();</w:t>
      </w:r>
    </w:p>
    <w:p w14:paraId="257F6C0D" w14:textId="77777777" w:rsidR="005D2C20" w:rsidRDefault="005D2C20" w:rsidP="005D2C20">
      <w:pPr>
        <w:ind w:left="720"/>
      </w:pPr>
      <w:r>
        <w:t xml:space="preserve">  </w:t>
      </w:r>
    </w:p>
    <w:p w14:paraId="2460FD79" w14:textId="77777777" w:rsidR="005D2C20" w:rsidRDefault="005D2C20" w:rsidP="005D2C20">
      <w:pPr>
        <w:ind w:left="720"/>
      </w:pPr>
      <w:r>
        <w:t xml:space="preserve">  // 5. Seleccionar "Pago exitoso"</w:t>
      </w:r>
    </w:p>
    <w:p w14:paraId="37E8E120" w14:textId="77777777" w:rsidR="005D2C20" w:rsidRDefault="005D2C20" w:rsidP="005D2C20">
      <w:pPr>
        <w:ind w:left="720"/>
      </w:pPr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page.click</w:t>
      </w:r>
      <w:proofErr w:type="spellEnd"/>
      <w:proofErr w:type="gramEnd"/>
      <w:r>
        <w:t>('</w:t>
      </w:r>
      <w:proofErr w:type="spellStart"/>
      <w:proofErr w:type="gramStart"/>
      <w:r>
        <w:t>button:has</w:t>
      </w:r>
      <w:proofErr w:type="gramEnd"/>
      <w:r>
        <w:t>-</w:t>
      </w:r>
      <w:proofErr w:type="gramStart"/>
      <w:r>
        <w:t>text</w:t>
      </w:r>
      <w:proofErr w:type="spellEnd"/>
      <w:r>
        <w:t>(</w:t>
      </w:r>
      <w:proofErr w:type="gramEnd"/>
      <w:r>
        <w:t>"Pago exitoso")');</w:t>
      </w:r>
    </w:p>
    <w:p w14:paraId="7C115E1D" w14:textId="77777777" w:rsidR="005D2C20" w:rsidRDefault="005D2C20" w:rsidP="005D2C20">
      <w:pPr>
        <w:ind w:left="720"/>
      </w:pPr>
      <w:r>
        <w:t xml:space="preserve">  </w:t>
      </w:r>
    </w:p>
    <w:p w14:paraId="41548867" w14:textId="77777777" w:rsidR="005D2C20" w:rsidRDefault="005D2C20" w:rsidP="005D2C20">
      <w:pPr>
        <w:ind w:left="720"/>
      </w:pPr>
      <w:r>
        <w:t xml:space="preserve">  // 6. Verificar estado de éxito</w:t>
      </w:r>
    </w:p>
    <w:p w14:paraId="6301B9A6" w14:textId="77777777" w:rsidR="005D2C20" w:rsidRDefault="005D2C20" w:rsidP="005D2C20">
      <w:pPr>
        <w:ind w:left="720"/>
      </w:pPr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expect</w:t>
      </w:r>
      <w:proofErr w:type="spellEnd"/>
      <w:r>
        <w:t>(</w:t>
      </w:r>
      <w:proofErr w:type="spellStart"/>
      <w:r>
        <w:t>page.locator</w:t>
      </w:r>
      <w:proofErr w:type="spellEnd"/>
      <w:proofErr w:type="gramEnd"/>
      <w:r>
        <w:t>(</w:t>
      </w:r>
      <w:proofErr w:type="gramStart"/>
      <w:r>
        <w:t>'.status</w:t>
      </w:r>
      <w:proofErr w:type="gramEnd"/>
      <w:r>
        <w:t>-</w:t>
      </w:r>
      <w:proofErr w:type="spellStart"/>
      <w:r>
        <w:t>hero</w:t>
      </w:r>
      <w:proofErr w:type="spellEnd"/>
      <w:r>
        <w:t xml:space="preserve"> h2')</w:t>
      </w:r>
      <w:proofErr w:type="gramStart"/>
      <w:r>
        <w:t>).</w:t>
      </w:r>
      <w:proofErr w:type="spellStart"/>
      <w:r>
        <w:t>toContainText</w:t>
      </w:r>
      <w:proofErr w:type="spellEnd"/>
      <w:proofErr w:type="gramEnd"/>
      <w:r>
        <w:t>('¡Pago aprobado!');</w:t>
      </w:r>
    </w:p>
    <w:p w14:paraId="7DF2FABE" w14:textId="543BF42A" w:rsidR="007F7462" w:rsidRPr="007F7462" w:rsidRDefault="005D2C20" w:rsidP="005D2C20">
      <w:pPr>
        <w:ind w:left="720"/>
      </w:pPr>
      <w:r>
        <w:t>});</w:t>
      </w:r>
    </w:p>
    <w:p w14:paraId="6D8A5903" w14:textId="77777777" w:rsidR="007F7462" w:rsidRPr="007F7462" w:rsidRDefault="007F7462" w:rsidP="007F7462">
      <w:pPr>
        <w:rPr>
          <w:b/>
          <w:bCs/>
        </w:rPr>
      </w:pPr>
      <w:r w:rsidRPr="007F7462">
        <w:rPr>
          <w:b/>
          <w:bCs/>
        </w:rPr>
        <w:t xml:space="preserve">5.4 </w:t>
      </w:r>
      <w:proofErr w:type="spellStart"/>
      <w:r w:rsidRPr="007F7462">
        <w:rPr>
          <w:b/>
          <w:bCs/>
        </w:rPr>
        <w:t>Tests</w:t>
      </w:r>
      <w:proofErr w:type="spellEnd"/>
      <w:r w:rsidRPr="007F7462">
        <w:rPr>
          <w:b/>
          <w:bCs/>
        </w:rPr>
        <w:t xml:space="preserve"> de Carga</w:t>
      </w:r>
    </w:p>
    <w:p w14:paraId="6F85AA05" w14:textId="77777777" w:rsidR="007F7462" w:rsidRPr="007F7462" w:rsidRDefault="007F7462" w:rsidP="007F7462">
      <w:r w:rsidRPr="007F7462">
        <w:rPr>
          <w:b/>
          <w:bCs/>
        </w:rPr>
        <w:t>Herramienta</w:t>
      </w:r>
      <w:r w:rsidRPr="007F7462">
        <w:t>: k6 para simular tráfico.</w:t>
      </w:r>
    </w:p>
    <w:p w14:paraId="75D86B3D" w14:textId="77777777" w:rsidR="007F7462" w:rsidRPr="007F7462" w:rsidRDefault="007F7462" w:rsidP="007F7462">
      <w:r w:rsidRPr="007F7462">
        <w:rPr>
          <w:b/>
          <w:bCs/>
        </w:rPr>
        <w:t>Archivo</w:t>
      </w:r>
      <w:r w:rsidRPr="007F7462">
        <w:t>: </w:t>
      </w:r>
      <w:proofErr w:type="spellStart"/>
      <w:r w:rsidRPr="007F7462">
        <w:t>tests</w:t>
      </w:r>
      <w:proofErr w:type="spellEnd"/>
      <w:r w:rsidRPr="007F7462">
        <w:t>/load/orders-endpoint.js (CREAR)</w:t>
      </w:r>
    </w:p>
    <w:p w14:paraId="3796171F" w14:textId="77777777" w:rsidR="005D2C20" w:rsidRDefault="005D2C20" w:rsidP="005D2C20">
      <w:pPr>
        <w:ind w:left="720"/>
      </w:pPr>
      <w:proofErr w:type="spellStart"/>
      <w:r>
        <w:t>import</w:t>
      </w:r>
      <w:proofErr w:type="spellEnd"/>
      <w:r>
        <w:t xml:space="preserve"> http </w:t>
      </w:r>
      <w:proofErr w:type="spellStart"/>
      <w:r>
        <w:t>from</w:t>
      </w:r>
      <w:proofErr w:type="spellEnd"/>
      <w:r>
        <w:t xml:space="preserve"> 'k6/http';</w:t>
      </w:r>
    </w:p>
    <w:p w14:paraId="1401E4AB" w14:textId="77777777" w:rsidR="005D2C20" w:rsidRDefault="005D2C20" w:rsidP="005D2C20">
      <w:pPr>
        <w:ind w:left="720"/>
      </w:pP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check</w:t>
      </w:r>
      <w:proofErr w:type="spellEnd"/>
      <w:proofErr w:type="gramEnd"/>
      <w:r>
        <w:t xml:space="preserve">, </w:t>
      </w:r>
      <w:proofErr w:type="spellStart"/>
      <w:proofErr w:type="gramStart"/>
      <w:r>
        <w:t>sleep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'k6';</w:t>
      </w:r>
    </w:p>
    <w:p w14:paraId="27AE36E2" w14:textId="77777777" w:rsidR="005D2C20" w:rsidRDefault="005D2C20" w:rsidP="005D2C20">
      <w:pPr>
        <w:ind w:left="720"/>
      </w:pPr>
    </w:p>
    <w:p w14:paraId="617C4FDF" w14:textId="77777777" w:rsidR="005D2C20" w:rsidRDefault="005D2C20" w:rsidP="005D2C20">
      <w:pPr>
        <w:ind w:left="720"/>
      </w:pPr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 = {</w:t>
      </w:r>
    </w:p>
    <w:p w14:paraId="7910FAB2" w14:textId="77777777" w:rsidR="005D2C20" w:rsidRDefault="005D2C20" w:rsidP="005D2C20">
      <w:pPr>
        <w:ind w:left="720"/>
      </w:pPr>
      <w:r>
        <w:t xml:space="preserve">  </w:t>
      </w:r>
      <w:proofErr w:type="spellStart"/>
      <w:r>
        <w:t>stages</w:t>
      </w:r>
      <w:proofErr w:type="spellEnd"/>
      <w:r>
        <w:t>: [</w:t>
      </w:r>
    </w:p>
    <w:p w14:paraId="1B6E72F5" w14:textId="77777777" w:rsidR="005D2C20" w:rsidRDefault="005D2C20" w:rsidP="005D2C20">
      <w:pPr>
        <w:ind w:left="720"/>
      </w:pPr>
      <w:r>
        <w:t xml:space="preserve">    </w:t>
      </w:r>
      <w:proofErr w:type="gramStart"/>
      <w:r>
        <w:t xml:space="preserve">{ </w:t>
      </w:r>
      <w:proofErr w:type="spellStart"/>
      <w:r>
        <w:t>duration</w:t>
      </w:r>
      <w:proofErr w:type="spellEnd"/>
      <w:proofErr w:type="gramEnd"/>
      <w:r>
        <w:t xml:space="preserve">: '1m', </w:t>
      </w:r>
      <w:proofErr w:type="gramStart"/>
      <w:r>
        <w:t>target</w:t>
      </w:r>
      <w:proofErr w:type="gramEnd"/>
      <w:r>
        <w:t xml:space="preserve">: </w:t>
      </w:r>
      <w:proofErr w:type="gramStart"/>
      <w:r>
        <w:t>50 }</w:t>
      </w:r>
      <w:proofErr w:type="gramEnd"/>
      <w:r>
        <w:t>,  // Ramp-up a 50 usuarios</w:t>
      </w:r>
    </w:p>
    <w:p w14:paraId="773CD0E1" w14:textId="77777777" w:rsidR="005D2C20" w:rsidRDefault="005D2C20" w:rsidP="005D2C20">
      <w:pPr>
        <w:ind w:left="720"/>
      </w:pPr>
      <w:r>
        <w:t xml:space="preserve">    </w:t>
      </w:r>
      <w:proofErr w:type="gramStart"/>
      <w:r>
        <w:t xml:space="preserve">{ </w:t>
      </w:r>
      <w:proofErr w:type="spellStart"/>
      <w:r>
        <w:t>duration</w:t>
      </w:r>
      <w:proofErr w:type="spellEnd"/>
      <w:proofErr w:type="gramEnd"/>
      <w:r>
        <w:t xml:space="preserve">: '3m', </w:t>
      </w:r>
      <w:proofErr w:type="gramStart"/>
      <w:r>
        <w:t>target</w:t>
      </w:r>
      <w:proofErr w:type="gramEnd"/>
      <w:r>
        <w:t xml:space="preserve">: </w:t>
      </w:r>
      <w:proofErr w:type="gramStart"/>
      <w:r>
        <w:t>50 }</w:t>
      </w:r>
      <w:proofErr w:type="gramEnd"/>
      <w:r>
        <w:t>,  // Mantener 50 usuarios</w:t>
      </w:r>
    </w:p>
    <w:p w14:paraId="73264A8F" w14:textId="77777777" w:rsidR="005D2C20" w:rsidRDefault="005D2C20" w:rsidP="005D2C20">
      <w:pPr>
        <w:ind w:left="720"/>
      </w:pPr>
      <w:r>
        <w:t xml:space="preserve">    </w:t>
      </w:r>
      <w:proofErr w:type="gramStart"/>
      <w:r>
        <w:t xml:space="preserve">{ </w:t>
      </w:r>
      <w:proofErr w:type="spellStart"/>
      <w:r>
        <w:t>duration</w:t>
      </w:r>
      <w:proofErr w:type="spellEnd"/>
      <w:proofErr w:type="gramEnd"/>
      <w:r>
        <w:t xml:space="preserve">: '1m', </w:t>
      </w:r>
      <w:proofErr w:type="gramStart"/>
      <w:r>
        <w:t>target</w:t>
      </w:r>
      <w:proofErr w:type="gramEnd"/>
      <w:r>
        <w:t xml:space="preserve">: </w:t>
      </w:r>
      <w:proofErr w:type="gramStart"/>
      <w:r>
        <w:t>0 }</w:t>
      </w:r>
      <w:proofErr w:type="gramEnd"/>
      <w:r>
        <w:t>,   // Ramp-</w:t>
      </w:r>
      <w:proofErr w:type="spellStart"/>
      <w:r>
        <w:t>down</w:t>
      </w:r>
      <w:proofErr w:type="spellEnd"/>
    </w:p>
    <w:p w14:paraId="1F0755D9" w14:textId="77777777" w:rsidR="005D2C20" w:rsidRDefault="005D2C20" w:rsidP="005D2C20">
      <w:pPr>
        <w:ind w:left="720"/>
      </w:pPr>
      <w:r>
        <w:t xml:space="preserve">  ],</w:t>
      </w:r>
    </w:p>
    <w:p w14:paraId="77753015" w14:textId="77777777" w:rsidR="005D2C20" w:rsidRDefault="005D2C20" w:rsidP="005D2C20">
      <w:pPr>
        <w:ind w:left="720"/>
      </w:pPr>
      <w:r>
        <w:t xml:space="preserve">  </w:t>
      </w:r>
      <w:proofErr w:type="spellStart"/>
      <w:r>
        <w:t>thresholds</w:t>
      </w:r>
      <w:proofErr w:type="spellEnd"/>
      <w:r>
        <w:t>: {</w:t>
      </w:r>
    </w:p>
    <w:p w14:paraId="65C2960E" w14:textId="77777777" w:rsidR="005D2C20" w:rsidRDefault="005D2C20" w:rsidP="005D2C20">
      <w:pPr>
        <w:ind w:left="720"/>
      </w:pPr>
      <w:r>
        <w:t xml:space="preserve">    </w:t>
      </w:r>
      <w:proofErr w:type="spellStart"/>
      <w:r>
        <w:t>http_req_duration</w:t>
      </w:r>
      <w:proofErr w:type="spellEnd"/>
      <w:r>
        <w:t>: ['</w:t>
      </w:r>
      <w:proofErr w:type="gramStart"/>
      <w:r>
        <w:t>p(95)&lt;</w:t>
      </w:r>
      <w:proofErr w:type="gramEnd"/>
      <w:r>
        <w:t xml:space="preserve">500'], // 95% de </w:t>
      </w:r>
      <w:proofErr w:type="spellStart"/>
      <w:r>
        <w:t>requests</w:t>
      </w:r>
      <w:proofErr w:type="spellEnd"/>
      <w:r>
        <w:t xml:space="preserve"> &lt; 500ms</w:t>
      </w:r>
    </w:p>
    <w:p w14:paraId="75037DCF" w14:textId="77777777" w:rsidR="005D2C20" w:rsidRDefault="005D2C20" w:rsidP="005D2C20">
      <w:pPr>
        <w:ind w:left="720"/>
      </w:pPr>
      <w:r>
        <w:t xml:space="preserve">    </w:t>
      </w:r>
      <w:proofErr w:type="spellStart"/>
      <w:r>
        <w:t>http_req_failed</w:t>
      </w:r>
      <w:proofErr w:type="spellEnd"/>
      <w:r>
        <w:t>: ['</w:t>
      </w:r>
      <w:proofErr w:type="spellStart"/>
      <w:r>
        <w:t>rate</w:t>
      </w:r>
      <w:proofErr w:type="spellEnd"/>
      <w:r>
        <w:t>&lt;0.01'</w:t>
      </w:r>
      <w:proofErr w:type="gramStart"/>
      <w:r>
        <w:t xml:space="preserve">],   </w:t>
      </w:r>
      <w:proofErr w:type="gramEnd"/>
      <w:r>
        <w:t>// &lt; 1% de errores</w:t>
      </w:r>
    </w:p>
    <w:p w14:paraId="21FE6F87" w14:textId="77777777" w:rsidR="005D2C20" w:rsidRDefault="005D2C20" w:rsidP="005D2C20">
      <w:pPr>
        <w:ind w:left="720"/>
      </w:pPr>
      <w:r>
        <w:lastRenderedPageBreak/>
        <w:t xml:space="preserve">  },</w:t>
      </w:r>
    </w:p>
    <w:p w14:paraId="3909554D" w14:textId="77777777" w:rsidR="005D2C20" w:rsidRDefault="005D2C20" w:rsidP="005D2C20">
      <w:pPr>
        <w:ind w:left="720"/>
      </w:pPr>
      <w:r>
        <w:t>};</w:t>
      </w:r>
    </w:p>
    <w:p w14:paraId="361A3AD9" w14:textId="77777777" w:rsidR="005D2C20" w:rsidRDefault="005D2C20" w:rsidP="005D2C20">
      <w:pPr>
        <w:ind w:left="720"/>
      </w:pPr>
    </w:p>
    <w:p w14:paraId="27506270" w14:textId="77777777" w:rsidR="005D2C20" w:rsidRDefault="005D2C20" w:rsidP="005D2C20">
      <w:pPr>
        <w:ind w:left="720"/>
      </w:pPr>
      <w:proofErr w:type="spellStart"/>
      <w:r>
        <w:t>export</w:t>
      </w:r>
      <w:proofErr w:type="spellEnd"/>
      <w:r>
        <w:t xml:space="preserve"> default </w:t>
      </w:r>
      <w:proofErr w:type="spellStart"/>
      <w:r>
        <w:t>function</w:t>
      </w:r>
      <w:proofErr w:type="spellEnd"/>
      <w:r>
        <w:t xml:space="preserve"> () {</w:t>
      </w:r>
    </w:p>
    <w:p w14:paraId="51DD20BA" w14:textId="77777777" w:rsidR="005D2C20" w:rsidRDefault="005D2C20" w:rsidP="005D2C20">
      <w:pPr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= </w:t>
      </w:r>
      <w:proofErr w:type="spellStart"/>
      <w:r>
        <w:t>JSON.stringify</w:t>
      </w:r>
      <w:proofErr w:type="spellEnd"/>
      <w:r>
        <w:t>({</w:t>
      </w:r>
    </w:p>
    <w:p w14:paraId="2B3D68B2" w14:textId="77777777" w:rsidR="005D2C20" w:rsidRDefault="005D2C20" w:rsidP="005D2C20">
      <w:pPr>
        <w:ind w:left="720"/>
      </w:pPr>
      <w:r>
        <w:t xml:space="preserve">    </w:t>
      </w:r>
      <w:proofErr w:type="spellStart"/>
      <w:r>
        <w:t>service_id</w:t>
      </w:r>
      <w:proofErr w:type="spellEnd"/>
      <w:r>
        <w:t>: '</w:t>
      </w:r>
      <w:proofErr w:type="spellStart"/>
      <w:r>
        <w:t>eps_certificado</w:t>
      </w:r>
      <w:proofErr w:type="spellEnd"/>
      <w:r>
        <w:t>',</w:t>
      </w:r>
    </w:p>
    <w:p w14:paraId="6DE6486E" w14:textId="77777777" w:rsidR="005D2C20" w:rsidRDefault="005D2C20" w:rsidP="005D2C20">
      <w:pPr>
        <w:ind w:left="720"/>
      </w:pPr>
      <w:r>
        <w:t xml:space="preserve">    </w:t>
      </w:r>
      <w:proofErr w:type="spellStart"/>
      <w:r>
        <w:t>form_data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document</w:t>
      </w:r>
      <w:proofErr w:type="spellEnd"/>
      <w:proofErr w:type="gramEnd"/>
      <w:r>
        <w:t xml:space="preserve">: '123456789', </w:t>
      </w:r>
      <w:proofErr w:type="spellStart"/>
      <w:r>
        <w:t>name</w:t>
      </w:r>
      <w:proofErr w:type="spellEnd"/>
      <w:r>
        <w:t>: 'Load Test</w:t>
      </w:r>
      <w:proofErr w:type="gramStart"/>
      <w:r>
        <w:t>' }</w:t>
      </w:r>
      <w:proofErr w:type="gramEnd"/>
      <w:r>
        <w:t>,</w:t>
      </w:r>
    </w:p>
    <w:p w14:paraId="3675A703" w14:textId="77777777" w:rsidR="005D2C20" w:rsidRDefault="005D2C20" w:rsidP="005D2C20">
      <w:pPr>
        <w:ind w:left="720"/>
      </w:pPr>
      <w:r>
        <w:t xml:space="preserve">    </w:t>
      </w:r>
      <w:proofErr w:type="spellStart"/>
      <w:r>
        <w:t>contact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method</w:t>
      </w:r>
      <w:proofErr w:type="spellEnd"/>
      <w:proofErr w:type="gramEnd"/>
      <w:r>
        <w:t xml:space="preserve">: 'email', </w:t>
      </w:r>
      <w:proofErr w:type="spellStart"/>
      <w:r>
        <w:t>value</w:t>
      </w:r>
      <w:proofErr w:type="spellEnd"/>
      <w:r>
        <w:t>: 'load@test.com</w:t>
      </w:r>
      <w:proofErr w:type="gramStart"/>
      <w:r>
        <w:t>' }</w:t>
      </w:r>
      <w:proofErr w:type="gramEnd"/>
    </w:p>
    <w:p w14:paraId="5A94EC17" w14:textId="77777777" w:rsidR="005D2C20" w:rsidRDefault="005D2C20" w:rsidP="005D2C20">
      <w:pPr>
        <w:ind w:left="720"/>
      </w:pPr>
      <w:r>
        <w:t xml:space="preserve">  });</w:t>
      </w:r>
    </w:p>
    <w:p w14:paraId="1E320B92" w14:textId="77777777" w:rsidR="005D2C20" w:rsidRDefault="005D2C20" w:rsidP="005D2C20">
      <w:pPr>
        <w:ind w:left="720"/>
      </w:pPr>
      <w:r>
        <w:t xml:space="preserve">  </w:t>
      </w:r>
    </w:p>
    <w:p w14:paraId="00F29205" w14:textId="77777777" w:rsidR="005D2C20" w:rsidRDefault="005D2C20" w:rsidP="005D2C20">
      <w:pPr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res = </w:t>
      </w:r>
      <w:proofErr w:type="gramStart"/>
      <w:r>
        <w:t>http.post(</w:t>
      </w:r>
      <w:proofErr w:type="gramEnd"/>
      <w:r>
        <w:t xml:space="preserve">'https://us-central1-apptramiteya.cloudfunctions.net/orders', </w:t>
      </w:r>
      <w:proofErr w:type="spellStart"/>
      <w:r>
        <w:t>payload</w:t>
      </w:r>
      <w:proofErr w:type="spellEnd"/>
      <w:r>
        <w:t>, {</w:t>
      </w:r>
    </w:p>
    <w:p w14:paraId="74D88335" w14:textId="77777777" w:rsidR="005D2C20" w:rsidRDefault="005D2C20" w:rsidP="005D2C20">
      <w:pPr>
        <w:ind w:left="720"/>
      </w:pPr>
      <w:r>
        <w:t xml:space="preserve">    </w:t>
      </w:r>
      <w:proofErr w:type="spellStart"/>
      <w:r>
        <w:t>headers</w:t>
      </w:r>
      <w:proofErr w:type="spellEnd"/>
      <w:r>
        <w:t xml:space="preserve">: </w:t>
      </w:r>
      <w:proofErr w:type="gramStart"/>
      <w:r>
        <w:t>{ '</w:t>
      </w:r>
      <w:proofErr w:type="gramEnd"/>
      <w:r>
        <w:t>Content-</w:t>
      </w:r>
      <w:proofErr w:type="spellStart"/>
      <w:r>
        <w:t>Type</w:t>
      </w:r>
      <w:proofErr w:type="spellEnd"/>
      <w:r>
        <w:t>': '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proofErr w:type="gramStart"/>
      <w:r>
        <w:t>' }</w:t>
      </w:r>
      <w:proofErr w:type="gramEnd"/>
      <w:r>
        <w:t>,</w:t>
      </w:r>
    </w:p>
    <w:p w14:paraId="312E8DB4" w14:textId="77777777" w:rsidR="005D2C20" w:rsidRDefault="005D2C20" w:rsidP="005D2C20">
      <w:pPr>
        <w:ind w:left="720"/>
      </w:pPr>
      <w:r>
        <w:t xml:space="preserve">  });</w:t>
      </w:r>
    </w:p>
    <w:p w14:paraId="61FF04BC" w14:textId="77777777" w:rsidR="005D2C20" w:rsidRDefault="005D2C20" w:rsidP="005D2C20">
      <w:pPr>
        <w:ind w:left="720"/>
      </w:pPr>
      <w:r>
        <w:t xml:space="preserve">  </w:t>
      </w:r>
    </w:p>
    <w:p w14:paraId="0F65920B" w14:textId="77777777" w:rsidR="005D2C20" w:rsidRDefault="005D2C20" w:rsidP="005D2C20">
      <w:pPr>
        <w:ind w:left="720"/>
      </w:pPr>
      <w:r>
        <w:t xml:space="preserve">  </w:t>
      </w:r>
      <w:proofErr w:type="spellStart"/>
      <w:proofErr w:type="gramStart"/>
      <w:r>
        <w:t>check</w:t>
      </w:r>
      <w:proofErr w:type="spellEnd"/>
      <w:r>
        <w:t>(</w:t>
      </w:r>
      <w:proofErr w:type="gramEnd"/>
      <w:r>
        <w:t>res, {</w:t>
      </w:r>
    </w:p>
    <w:p w14:paraId="46A05922" w14:textId="77777777" w:rsidR="005D2C20" w:rsidRDefault="005D2C20" w:rsidP="005D2C20">
      <w:pPr>
        <w:ind w:left="720"/>
      </w:pPr>
      <w:r>
        <w:t xml:space="preserve">    '</w:t>
      </w:r>
      <w:proofErr w:type="gramStart"/>
      <w:r>
        <w:t>status</w:t>
      </w:r>
      <w:proofErr w:type="gramEnd"/>
      <w:r>
        <w:t xml:space="preserve"> </w:t>
      </w:r>
      <w:proofErr w:type="spellStart"/>
      <w:r>
        <w:t>is</w:t>
      </w:r>
      <w:proofErr w:type="spellEnd"/>
      <w:r>
        <w:t xml:space="preserve"> 200': (r) =&gt; </w:t>
      </w:r>
      <w:proofErr w:type="spellStart"/>
      <w:proofErr w:type="gramStart"/>
      <w:r>
        <w:t>r.status</w:t>
      </w:r>
      <w:proofErr w:type="spellEnd"/>
      <w:proofErr w:type="gramEnd"/>
      <w:r>
        <w:t xml:space="preserve"> === 200,</w:t>
      </w:r>
    </w:p>
    <w:p w14:paraId="10883C7B" w14:textId="77777777" w:rsidR="005D2C20" w:rsidRDefault="005D2C20" w:rsidP="005D2C20">
      <w:pPr>
        <w:ind w:left="720"/>
      </w:pPr>
      <w:r>
        <w:t xml:space="preserve">    'response has </w:t>
      </w:r>
      <w:proofErr w:type="spellStart"/>
      <w:r>
        <w:t>orderId</w:t>
      </w:r>
      <w:proofErr w:type="spellEnd"/>
      <w:r>
        <w:t xml:space="preserve">': (r) =&gt; </w:t>
      </w:r>
      <w:proofErr w:type="spellStart"/>
      <w:r>
        <w:t>JSON.parse</w:t>
      </w:r>
      <w:proofErr w:type="spellEnd"/>
      <w:r>
        <w:t>(</w:t>
      </w:r>
      <w:proofErr w:type="spellStart"/>
      <w:proofErr w:type="gramStart"/>
      <w:r>
        <w:t>r.body</w:t>
      </w:r>
      <w:proofErr w:type="spellEnd"/>
      <w:r>
        <w:t>).</w:t>
      </w:r>
      <w:proofErr w:type="spellStart"/>
      <w:r>
        <w:t>orderId</w:t>
      </w:r>
      <w:proofErr w:type="spellEnd"/>
      <w:r>
        <w:t xml:space="preserve"> !=</w:t>
      </w:r>
      <w:proofErr w:type="gramEnd"/>
      <w:r>
        <w:t xml:space="preserve">= </w:t>
      </w:r>
      <w:proofErr w:type="spellStart"/>
      <w:r>
        <w:t>undefined</w:t>
      </w:r>
      <w:proofErr w:type="spellEnd"/>
      <w:r>
        <w:t>,</w:t>
      </w:r>
    </w:p>
    <w:p w14:paraId="5584E6F7" w14:textId="77777777" w:rsidR="005D2C20" w:rsidRDefault="005D2C20" w:rsidP="005D2C20">
      <w:pPr>
        <w:ind w:left="720"/>
      </w:pPr>
      <w:r>
        <w:t xml:space="preserve">  });</w:t>
      </w:r>
    </w:p>
    <w:p w14:paraId="669D78FB" w14:textId="77777777" w:rsidR="005D2C20" w:rsidRDefault="005D2C20" w:rsidP="005D2C20">
      <w:pPr>
        <w:ind w:left="720"/>
      </w:pPr>
      <w:r>
        <w:t xml:space="preserve">  </w:t>
      </w:r>
    </w:p>
    <w:p w14:paraId="42371A90" w14:textId="77777777" w:rsidR="005D2C20" w:rsidRDefault="005D2C20" w:rsidP="005D2C20">
      <w:pPr>
        <w:ind w:left="720"/>
      </w:pPr>
      <w:r>
        <w:t xml:space="preserve">  </w:t>
      </w:r>
      <w:proofErr w:type="spellStart"/>
      <w:proofErr w:type="gramStart"/>
      <w:r>
        <w:t>sleep</w:t>
      </w:r>
      <w:proofErr w:type="spellEnd"/>
      <w:r>
        <w:t>(</w:t>
      </w:r>
      <w:proofErr w:type="gramEnd"/>
      <w:r>
        <w:t>1);</w:t>
      </w:r>
    </w:p>
    <w:p w14:paraId="401971B3" w14:textId="5702D6EF" w:rsidR="007F7462" w:rsidRPr="007F7462" w:rsidRDefault="005D2C20" w:rsidP="005D2C20">
      <w:pPr>
        <w:ind w:left="720"/>
      </w:pPr>
      <w:r>
        <w:t>}</w:t>
      </w:r>
    </w:p>
    <w:p w14:paraId="2B2BB3A6" w14:textId="77777777" w:rsidR="007F7462" w:rsidRPr="007F7462" w:rsidRDefault="007F7462" w:rsidP="007F7462">
      <w:r w:rsidRPr="007F7462">
        <w:rPr>
          <w:b/>
          <w:bCs/>
        </w:rPr>
        <w:t>Ejecutar</w:t>
      </w:r>
      <w:r w:rsidRPr="007F7462">
        <w:t>:</w:t>
      </w:r>
    </w:p>
    <w:p w14:paraId="4B698B50" w14:textId="49A78C8A" w:rsidR="007F7462" w:rsidRPr="007F7462" w:rsidRDefault="005D2C20" w:rsidP="007F7462">
      <w:pPr>
        <w:numPr>
          <w:ilvl w:val="0"/>
          <w:numId w:val="37"/>
        </w:numPr>
      </w:pPr>
      <w:r w:rsidRPr="005D2C20">
        <w:t xml:space="preserve">k6 run </w:t>
      </w:r>
      <w:proofErr w:type="spellStart"/>
      <w:r w:rsidRPr="005D2C20">
        <w:t>tests</w:t>
      </w:r>
      <w:proofErr w:type="spellEnd"/>
      <w:r w:rsidRPr="005D2C20">
        <w:t>/load/orders-endpoint.js</w:t>
      </w:r>
    </w:p>
    <w:p w14:paraId="2B125E4C" w14:textId="77777777" w:rsidR="007F7462" w:rsidRPr="007F7462" w:rsidRDefault="00000000" w:rsidP="007F7462">
      <w:r>
        <w:pict w14:anchorId="544D4CC2">
          <v:rect id="_x0000_i1030" style="width:0;height:1.5pt" o:hralign="center" o:hrstd="t" o:hr="t" fillcolor="#a0a0a0" stroked="f"/>
        </w:pict>
      </w:r>
    </w:p>
    <w:p w14:paraId="7AB8421A" w14:textId="77777777" w:rsidR="007F7462" w:rsidRPr="007F7462" w:rsidRDefault="007F7462" w:rsidP="007F7462">
      <w:pPr>
        <w:rPr>
          <w:b/>
          <w:bCs/>
        </w:rPr>
      </w:pPr>
      <w:r w:rsidRPr="007F7462">
        <w:rPr>
          <w:b/>
          <w:bCs/>
        </w:rPr>
        <w:t>6. DevOps y Despliegue</w:t>
      </w:r>
    </w:p>
    <w:p w14:paraId="09CCDE01" w14:textId="77777777" w:rsidR="007F7462" w:rsidRPr="007F7462" w:rsidRDefault="007F7462" w:rsidP="007F7462">
      <w:pPr>
        <w:rPr>
          <w:b/>
          <w:bCs/>
        </w:rPr>
      </w:pPr>
      <w:r w:rsidRPr="007F7462">
        <w:rPr>
          <w:rFonts w:ascii="Segoe UI Emoji" w:hAnsi="Segoe UI Emoji" w:cs="Segoe UI Emoji"/>
          <w:b/>
          <w:bCs/>
        </w:rPr>
        <w:t>🟠</w:t>
      </w:r>
      <w:r w:rsidRPr="007F7462">
        <w:rPr>
          <w:b/>
          <w:bCs/>
        </w:rPr>
        <w:t xml:space="preserve"> Problemas Importantes</w:t>
      </w:r>
    </w:p>
    <w:p w14:paraId="136D77E6" w14:textId="77777777" w:rsidR="007F7462" w:rsidRPr="007F7462" w:rsidRDefault="007F7462" w:rsidP="007F7462">
      <w:pPr>
        <w:rPr>
          <w:b/>
          <w:bCs/>
        </w:rPr>
      </w:pPr>
      <w:r w:rsidRPr="007F7462">
        <w:rPr>
          <w:b/>
          <w:bCs/>
        </w:rPr>
        <w:t>6.1 Sin CI/CD Automatizado</w:t>
      </w:r>
    </w:p>
    <w:p w14:paraId="699D7A7C" w14:textId="77777777" w:rsidR="007F7462" w:rsidRPr="007F7462" w:rsidRDefault="007F7462" w:rsidP="007F7462">
      <w:r w:rsidRPr="007F7462">
        <w:rPr>
          <w:b/>
          <w:bCs/>
        </w:rPr>
        <w:t>Archivo faltante</w:t>
      </w:r>
      <w:r w:rsidRPr="007F7462">
        <w:t>: .</w:t>
      </w:r>
      <w:proofErr w:type="spellStart"/>
      <w:r w:rsidRPr="007F7462">
        <w:t>github</w:t>
      </w:r>
      <w:proofErr w:type="spellEnd"/>
      <w:r w:rsidRPr="007F7462">
        <w:t>/</w:t>
      </w:r>
      <w:proofErr w:type="spellStart"/>
      <w:r w:rsidRPr="007F7462">
        <w:t>workflows</w:t>
      </w:r>
      <w:proofErr w:type="spellEnd"/>
      <w:r w:rsidRPr="007F7462">
        <w:t>/</w:t>
      </w:r>
      <w:proofErr w:type="spellStart"/>
      <w:r w:rsidRPr="007F7462">
        <w:t>deploy.yml</w:t>
      </w:r>
      <w:proofErr w:type="spellEnd"/>
      <w:r w:rsidRPr="007F7462">
        <w:t> (CREAR)</w:t>
      </w:r>
    </w:p>
    <w:p w14:paraId="4954A63E" w14:textId="77777777" w:rsidR="005D2C20" w:rsidRDefault="005D2C20" w:rsidP="005D2C20">
      <w:pPr>
        <w:ind w:left="720"/>
      </w:pPr>
      <w:proofErr w:type="spellStart"/>
      <w:r>
        <w:lastRenderedPageBreak/>
        <w:t>name</w:t>
      </w:r>
      <w:proofErr w:type="spellEnd"/>
      <w:r>
        <w:t xml:space="preserve">: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Production</w:t>
      </w:r>
      <w:proofErr w:type="spellEnd"/>
    </w:p>
    <w:p w14:paraId="4F7A7E93" w14:textId="77777777" w:rsidR="005D2C20" w:rsidRDefault="005D2C20" w:rsidP="005D2C20">
      <w:pPr>
        <w:ind w:left="720"/>
      </w:pPr>
    </w:p>
    <w:p w14:paraId="2956B661" w14:textId="77777777" w:rsidR="005D2C20" w:rsidRDefault="005D2C20" w:rsidP="005D2C20">
      <w:pPr>
        <w:ind w:left="720"/>
      </w:pPr>
      <w:proofErr w:type="spellStart"/>
      <w:r>
        <w:t>on</w:t>
      </w:r>
      <w:proofErr w:type="spellEnd"/>
      <w:r>
        <w:t>:</w:t>
      </w:r>
    </w:p>
    <w:p w14:paraId="7E9F6D11" w14:textId="77777777" w:rsidR="005D2C20" w:rsidRDefault="005D2C20" w:rsidP="005D2C20">
      <w:pPr>
        <w:ind w:left="720"/>
      </w:pPr>
      <w:r>
        <w:t xml:space="preserve">  </w:t>
      </w:r>
      <w:proofErr w:type="spellStart"/>
      <w:r>
        <w:t>push</w:t>
      </w:r>
      <w:proofErr w:type="spellEnd"/>
      <w:r>
        <w:t>:</w:t>
      </w:r>
    </w:p>
    <w:p w14:paraId="45283078" w14:textId="77777777" w:rsidR="005D2C20" w:rsidRDefault="005D2C20" w:rsidP="005D2C20">
      <w:pPr>
        <w:ind w:left="720"/>
      </w:pPr>
      <w:r>
        <w:t xml:space="preserve">    </w:t>
      </w:r>
      <w:proofErr w:type="spellStart"/>
      <w:r>
        <w:t>branches</w:t>
      </w:r>
      <w:proofErr w:type="spellEnd"/>
      <w:r>
        <w:t>: [</w:t>
      </w:r>
      <w:proofErr w:type="spellStart"/>
      <w:r>
        <w:t>main</w:t>
      </w:r>
      <w:proofErr w:type="spellEnd"/>
      <w:r>
        <w:t>]</w:t>
      </w:r>
    </w:p>
    <w:p w14:paraId="31D838D9" w14:textId="77777777" w:rsidR="005D2C20" w:rsidRDefault="005D2C20" w:rsidP="005D2C20">
      <w:pPr>
        <w:ind w:left="720"/>
      </w:pPr>
      <w:r>
        <w:t xml:space="preserve">  </w:t>
      </w:r>
      <w:proofErr w:type="spellStart"/>
      <w:r>
        <w:t>pull_request</w:t>
      </w:r>
      <w:proofErr w:type="spellEnd"/>
      <w:r>
        <w:t>:</w:t>
      </w:r>
    </w:p>
    <w:p w14:paraId="4F099AB9" w14:textId="77777777" w:rsidR="005D2C20" w:rsidRDefault="005D2C20" w:rsidP="005D2C20">
      <w:pPr>
        <w:ind w:left="720"/>
      </w:pPr>
      <w:r>
        <w:t xml:space="preserve">    </w:t>
      </w:r>
      <w:proofErr w:type="spellStart"/>
      <w:r>
        <w:t>branches</w:t>
      </w:r>
      <w:proofErr w:type="spellEnd"/>
      <w:r>
        <w:t>: [</w:t>
      </w:r>
      <w:proofErr w:type="spellStart"/>
      <w:r>
        <w:t>main</w:t>
      </w:r>
      <w:proofErr w:type="spellEnd"/>
      <w:r>
        <w:t>]</w:t>
      </w:r>
    </w:p>
    <w:p w14:paraId="3E818665" w14:textId="77777777" w:rsidR="005D2C20" w:rsidRDefault="005D2C20" w:rsidP="005D2C20">
      <w:pPr>
        <w:ind w:left="720"/>
      </w:pPr>
    </w:p>
    <w:p w14:paraId="0A0DACB5" w14:textId="77777777" w:rsidR="005D2C20" w:rsidRDefault="005D2C20" w:rsidP="005D2C20">
      <w:pPr>
        <w:ind w:left="720"/>
      </w:pPr>
      <w:proofErr w:type="spellStart"/>
      <w:r>
        <w:t>jobs</w:t>
      </w:r>
      <w:proofErr w:type="spellEnd"/>
      <w:r>
        <w:t>:</w:t>
      </w:r>
    </w:p>
    <w:p w14:paraId="49A75154" w14:textId="77777777" w:rsidR="005D2C20" w:rsidRDefault="005D2C20" w:rsidP="005D2C20">
      <w:pPr>
        <w:ind w:left="720"/>
      </w:pPr>
      <w:r>
        <w:t xml:space="preserve">  test:</w:t>
      </w:r>
    </w:p>
    <w:p w14:paraId="32E7D87C" w14:textId="77777777" w:rsidR="005D2C20" w:rsidRDefault="005D2C20" w:rsidP="005D2C20">
      <w:pPr>
        <w:ind w:left="720"/>
      </w:pPr>
      <w:r>
        <w:t xml:space="preserve">    </w:t>
      </w:r>
      <w:proofErr w:type="spellStart"/>
      <w:r>
        <w:t>runs-on</w:t>
      </w:r>
      <w:proofErr w:type="spellEnd"/>
      <w:r>
        <w:t xml:space="preserve">: </w:t>
      </w:r>
      <w:proofErr w:type="spellStart"/>
      <w:r>
        <w:t>ubuntu-latest</w:t>
      </w:r>
      <w:proofErr w:type="spellEnd"/>
    </w:p>
    <w:p w14:paraId="0368E624" w14:textId="77777777" w:rsidR="005D2C20" w:rsidRDefault="005D2C20" w:rsidP="005D2C20">
      <w:pPr>
        <w:ind w:left="720"/>
      </w:pPr>
      <w:r>
        <w:t xml:space="preserve">    </w:t>
      </w:r>
      <w:proofErr w:type="spellStart"/>
      <w:r>
        <w:t>steps</w:t>
      </w:r>
      <w:proofErr w:type="spellEnd"/>
      <w:r>
        <w:t>:</w:t>
      </w:r>
    </w:p>
    <w:p w14:paraId="6A51A56D" w14:textId="77777777" w:rsidR="005D2C20" w:rsidRDefault="005D2C20" w:rsidP="005D2C20">
      <w:pPr>
        <w:ind w:left="720"/>
      </w:pPr>
      <w:r>
        <w:t xml:space="preserve">      - uses: </w:t>
      </w:r>
      <w:proofErr w:type="spellStart"/>
      <w:r>
        <w:t>actions</w:t>
      </w:r>
      <w:proofErr w:type="spellEnd"/>
      <w:r>
        <w:t>/checkout@v4</w:t>
      </w:r>
    </w:p>
    <w:p w14:paraId="59444932" w14:textId="77777777" w:rsidR="005D2C20" w:rsidRDefault="005D2C20" w:rsidP="005D2C20">
      <w:pPr>
        <w:ind w:left="720"/>
      </w:pPr>
      <w:r>
        <w:t xml:space="preserve">      </w:t>
      </w:r>
    </w:p>
    <w:p w14:paraId="2BB8F402" w14:textId="77777777" w:rsidR="005D2C20" w:rsidRDefault="005D2C20" w:rsidP="005D2C20">
      <w:pPr>
        <w:ind w:left="720"/>
      </w:pPr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Setup</w:t>
      </w:r>
      <w:proofErr w:type="spellEnd"/>
      <w:r>
        <w:t xml:space="preserve"> Node.js</w:t>
      </w:r>
    </w:p>
    <w:p w14:paraId="7175B954" w14:textId="77777777" w:rsidR="005D2C20" w:rsidRDefault="005D2C20" w:rsidP="005D2C20">
      <w:pPr>
        <w:ind w:left="720"/>
      </w:pPr>
      <w:r>
        <w:t xml:space="preserve">        uses: </w:t>
      </w:r>
      <w:proofErr w:type="spellStart"/>
      <w:r>
        <w:t>actions</w:t>
      </w:r>
      <w:proofErr w:type="spellEnd"/>
      <w:r>
        <w:t>/setup-node@v4</w:t>
      </w:r>
    </w:p>
    <w:p w14:paraId="4C53CC18" w14:textId="77777777" w:rsidR="005D2C20" w:rsidRDefault="005D2C20" w:rsidP="005D2C20">
      <w:pPr>
        <w:ind w:left="720"/>
      </w:pPr>
      <w:r>
        <w:t xml:space="preserve">        </w:t>
      </w:r>
      <w:proofErr w:type="spellStart"/>
      <w:r>
        <w:t>with</w:t>
      </w:r>
      <w:proofErr w:type="spellEnd"/>
      <w:r>
        <w:t>:</w:t>
      </w:r>
    </w:p>
    <w:p w14:paraId="45C982DE" w14:textId="77777777" w:rsidR="005D2C20" w:rsidRDefault="005D2C20" w:rsidP="005D2C20">
      <w:pPr>
        <w:ind w:left="720"/>
      </w:pPr>
      <w:r>
        <w:t xml:space="preserve">          </w:t>
      </w:r>
      <w:proofErr w:type="spellStart"/>
      <w:r>
        <w:t>node-version</w:t>
      </w:r>
      <w:proofErr w:type="spellEnd"/>
      <w:r>
        <w:t>: '20'</w:t>
      </w:r>
    </w:p>
    <w:p w14:paraId="5EAE69CB" w14:textId="77777777" w:rsidR="005D2C20" w:rsidRDefault="005D2C20" w:rsidP="005D2C20">
      <w:pPr>
        <w:ind w:left="720"/>
      </w:pPr>
      <w:r>
        <w:t xml:space="preserve">          cache: '</w:t>
      </w:r>
      <w:proofErr w:type="spellStart"/>
      <w:r>
        <w:t>npm</w:t>
      </w:r>
      <w:proofErr w:type="spellEnd"/>
      <w:r>
        <w:t>'</w:t>
      </w:r>
    </w:p>
    <w:p w14:paraId="641D8735" w14:textId="77777777" w:rsidR="005D2C20" w:rsidRDefault="005D2C20" w:rsidP="005D2C20">
      <w:pPr>
        <w:ind w:left="720"/>
      </w:pPr>
      <w:r>
        <w:t xml:space="preserve">          cache-</w:t>
      </w:r>
      <w:proofErr w:type="spellStart"/>
      <w:r>
        <w:t>dependency</w:t>
      </w:r>
      <w:proofErr w:type="spellEnd"/>
      <w:r>
        <w:t>-</w:t>
      </w:r>
      <w:proofErr w:type="spellStart"/>
      <w:r>
        <w:t>path</w:t>
      </w:r>
      <w:proofErr w:type="spellEnd"/>
      <w:r>
        <w:t xml:space="preserve">: </w:t>
      </w:r>
      <w:proofErr w:type="spellStart"/>
      <w:r>
        <w:t>functions</w:t>
      </w:r>
      <w:proofErr w:type="spellEnd"/>
      <w:r>
        <w:t>/</w:t>
      </w:r>
      <w:proofErr w:type="spellStart"/>
      <w:r>
        <w:t>package-lock.json</w:t>
      </w:r>
      <w:proofErr w:type="spellEnd"/>
    </w:p>
    <w:p w14:paraId="5BD8DCC3" w14:textId="77777777" w:rsidR="005D2C20" w:rsidRDefault="005D2C20" w:rsidP="005D2C20">
      <w:pPr>
        <w:ind w:left="720"/>
      </w:pPr>
      <w:r>
        <w:t xml:space="preserve">      </w:t>
      </w:r>
    </w:p>
    <w:p w14:paraId="2999FCE2" w14:textId="77777777" w:rsidR="005D2C20" w:rsidRDefault="005D2C20" w:rsidP="005D2C20">
      <w:pPr>
        <w:ind w:left="720"/>
      </w:pPr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dependencies</w:t>
      </w:r>
      <w:proofErr w:type="spellEnd"/>
    </w:p>
    <w:p w14:paraId="13872DFD" w14:textId="77777777" w:rsidR="005D2C20" w:rsidRDefault="005D2C20" w:rsidP="005D2C20">
      <w:pPr>
        <w:ind w:left="720"/>
      </w:pPr>
      <w:r>
        <w:t xml:space="preserve">        run: |</w:t>
      </w:r>
    </w:p>
    <w:p w14:paraId="43FC0C1D" w14:textId="77777777" w:rsidR="005D2C20" w:rsidRDefault="005D2C20" w:rsidP="005D2C20">
      <w:pPr>
        <w:ind w:left="720"/>
      </w:pPr>
      <w:r>
        <w:t xml:space="preserve">          cd </w:t>
      </w:r>
      <w:proofErr w:type="spellStart"/>
      <w:r>
        <w:t>functions</w:t>
      </w:r>
      <w:proofErr w:type="spellEnd"/>
    </w:p>
    <w:p w14:paraId="3769A022" w14:textId="77777777" w:rsidR="005D2C20" w:rsidRDefault="005D2C20" w:rsidP="005D2C20">
      <w:pPr>
        <w:ind w:left="720"/>
      </w:pPr>
      <w:r>
        <w:t xml:space="preserve">          </w:t>
      </w:r>
      <w:proofErr w:type="spellStart"/>
      <w:r>
        <w:t>npm</w:t>
      </w:r>
      <w:proofErr w:type="spellEnd"/>
      <w:r>
        <w:t xml:space="preserve"> ci</w:t>
      </w:r>
    </w:p>
    <w:p w14:paraId="6A310BE5" w14:textId="77777777" w:rsidR="005D2C20" w:rsidRDefault="005D2C20" w:rsidP="005D2C20">
      <w:pPr>
        <w:ind w:left="720"/>
      </w:pPr>
      <w:r>
        <w:t xml:space="preserve">      </w:t>
      </w:r>
    </w:p>
    <w:p w14:paraId="76A23E55" w14:textId="77777777" w:rsidR="005D2C20" w:rsidRDefault="005D2C20" w:rsidP="005D2C20">
      <w:pPr>
        <w:ind w:left="720"/>
      </w:pPr>
      <w:r>
        <w:t xml:space="preserve">      - </w:t>
      </w:r>
      <w:proofErr w:type="spellStart"/>
      <w:r>
        <w:t>name</w:t>
      </w:r>
      <w:proofErr w:type="spellEnd"/>
      <w:r>
        <w:t xml:space="preserve">: Run </w:t>
      </w:r>
      <w:proofErr w:type="spellStart"/>
      <w:r>
        <w:t>tests</w:t>
      </w:r>
      <w:proofErr w:type="spellEnd"/>
    </w:p>
    <w:p w14:paraId="493E4388" w14:textId="77777777" w:rsidR="005D2C20" w:rsidRDefault="005D2C20" w:rsidP="005D2C20">
      <w:pPr>
        <w:ind w:left="720"/>
      </w:pPr>
      <w:r>
        <w:t xml:space="preserve">        run: |</w:t>
      </w:r>
    </w:p>
    <w:p w14:paraId="74B18D99" w14:textId="77777777" w:rsidR="005D2C20" w:rsidRDefault="005D2C20" w:rsidP="005D2C20">
      <w:pPr>
        <w:ind w:left="720"/>
      </w:pPr>
      <w:r>
        <w:t xml:space="preserve">          cd </w:t>
      </w:r>
      <w:proofErr w:type="spellStart"/>
      <w:r>
        <w:t>functions</w:t>
      </w:r>
      <w:proofErr w:type="spellEnd"/>
    </w:p>
    <w:p w14:paraId="5A921493" w14:textId="77777777" w:rsidR="005D2C20" w:rsidRDefault="005D2C20" w:rsidP="005D2C20">
      <w:pPr>
        <w:ind w:left="720"/>
      </w:pPr>
      <w:r>
        <w:lastRenderedPageBreak/>
        <w:t xml:space="preserve">          </w:t>
      </w:r>
      <w:proofErr w:type="spellStart"/>
      <w:r>
        <w:t>npm</w:t>
      </w:r>
      <w:proofErr w:type="spellEnd"/>
      <w:r>
        <w:t xml:space="preserve"> test</w:t>
      </w:r>
    </w:p>
    <w:p w14:paraId="312C3E1E" w14:textId="77777777" w:rsidR="005D2C20" w:rsidRDefault="005D2C20" w:rsidP="005D2C20">
      <w:pPr>
        <w:ind w:left="720"/>
      </w:pPr>
      <w:r>
        <w:t xml:space="preserve">      </w:t>
      </w:r>
    </w:p>
    <w:p w14:paraId="0957E243" w14:textId="77777777" w:rsidR="005D2C20" w:rsidRDefault="005D2C20" w:rsidP="005D2C20">
      <w:pPr>
        <w:ind w:left="720"/>
      </w:pPr>
      <w:r>
        <w:t xml:space="preserve">      - </w:t>
      </w:r>
      <w:proofErr w:type="spellStart"/>
      <w:r>
        <w:t>name</w:t>
      </w:r>
      <w:proofErr w:type="spellEnd"/>
      <w:r>
        <w:t xml:space="preserve">: Security </w:t>
      </w:r>
      <w:proofErr w:type="spellStart"/>
      <w:r>
        <w:t>audit</w:t>
      </w:r>
      <w:proofErr w:type="spellEnd"/>
    </w:p>
    <w:p w14:paraId="0B8FE442" w14:textId="77777777" w:rsidR="005D2C20" w:rsidRDefault="005D2C20" w:rsidP="005D2C20">
      <w:pPr>
        <w:ind w:left="720"/>
      </w:pPr>
      <w:r>
        <w:t xml:space="preserve">        run: |</w:t>
      </w:r>
    </w:p>
    <w:p w14:paraId="2A346922" w14:textId="77777777" w:rsidR="005D2C20" w:rsidRDefault="005D2C20" w:rsidP="005D2C20">
      <w:pPr>
        <w:ind w:left="720"/>
      </w:pPr>
      <w:r>
        <w:t xml:space="preserve">          cd </w:t>
      </w:r>
      <w:proofErr w:type="spellStart"/>
      <w:r>
        <w:t>functions</w:t>
      </w:r>
      <w:proofErr w:type="spellEnd"/>
    </w:p>
    <w:p w14:paraId="37B1F6D3" w14:textId="77777777" w:rsidR="005D2C20" w:rsidRDefault="005D2C20" w:rsidP="005D2C20">
      <w:pPr>
        <w:ind w:left="720"/>
      </w:pPr>
      <w:r>
        <w:t xml:space="preserve">          </w:t>
      </w:r>
      <w:proofErr w:type="spellStart"/>
      <w:r>
        <w:t>npm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--</w:t>
      </w:r>
      <w:proofErr w:type="spellStart"/>
      <w:r>
        <w:t>audit-level</w:t>
      </w:r>
      <w:proofErr w:type="spellEnd"/>
      <w:r>
        <w:t>=</w:t>
      </w:r>
      <w:proofErr w:type="spellStart"/>
      <w:r>
        <w:t>high</w:t>
      </w:r>
      <w:proofErr w:type="spellEnd"/>
    </w:p>
    <w:p w14:paraId="4156BC57" w14:textId="77777777" w:rsidR="005D2C20" w:rsidRDefault="005D2C20" w:rsidP="005D2C20">
      <w:pPr>
        <w:ind w:left="720"/>
      </w:pPr>
    </w:p>
    <w:p w14:paraId="37843E95" w14:textId="77777777" w:rsidR="005D2C20" w:rsidRDefault="005D2C20" w:rsidP="005D2C20">
      <w:pPr>
        <w:ind w:left="720"/>
      </w:pPr>
      <w:r>
        <w:t xml:space="preserve">  </w:t>
      </w:r>
      <w:proofErr w:type="spellStart"/>
      <w:r>
        <w:t>deploy</w:t>
      </w:r>
      <w:proofErr w:type="spellEnd"/>
      <w:r>
        <w:t>:</w:t>
      </w:r>
    </w:p>
    <w:p w14:paraId="67619FF6" w14:textId="77777777" w:rsidR="005D2C20" w:rsidRDefault="005D2C20" w:rsidP="005D2C20">
      <w:pPr>
        <w:ind w:left="720"/>
      </w:pPr>
      <w:r>
        <w:t xml:space="preserve">    </w:t>
      </w:r>
      <w:proofErr w:type="spellStart"/>
      <w:r>
        <w:t>needs</w:t>
      </w:r>
      <w:proofErr w:type="spellEnd"/>
      <w:r>
        <w:t>: test</w:t>
      </w:r>
    </w:p>
    <w:p w14:paraId="2742854C" w14:textId="77777777" w:rsidR="005D2C20" w:rsidRDefault="005D2C20" w:rsidP="005D2C20">
      <w:pPr>
        <w:ind w:left="720"/>
      </w:pPr>
      <w:r>
        <w:t xml:space="preserve">    </w:t>
      </w:r>
      <w:proofErr w:type="spellStart"/>
      <w:r>
        <w:t>if</w:t>
      </w:r>
      <w:proofErr w:type="spellEnd"/>
      <w:r>
        <w:t xml:space="preserve">: </w:t>
      </w:r>
      <w:proofErr w:type="spellStart"/>
      <w:r>
        <w:t>github.ref</w:t>
      </w:r>
      <w:proofErr w:type="spellEnd"/>
      <w:r>
        <w:t xml:space="preserve"> == '</w:t>
      </w:r>
      <w:proofErr w:type="spellStart"/>
      <w:r>
        <w:t>refs</w:t>
      </w:r>
      <w:proofErr w:type="spellEnd"/>
      <w:r>
        <w:t>/</w:t>
      </w:r>
      <w:proofErr w:type="spellStart"/>
      <w:r>
        <w:t>heads</w:t>
      </w:r>
      <w:proofErr w:type="spellEnd"/>
      <w:r>
        <w:t>/</w:t>
      </w:r>
      <w:proofErr w:type="spellStart"/>
      <w:r>
        <w:t>main</w:t>
      </w:r>
      <w:proofErr w:type="spellEnd"/>
      <w:r>
        <w:t>'</w:t>
      </w:r>
    </w:p>
    <w:p w14:paraId="3E0081C9" w14:textId="77777777" w:rsidR="005D2C20" w:rsidRDefault="005D2C20" w:rsidP="005D2C20">
      <w:pPr>
        <w:ind w:left="720"/>
      </w:pPr>
      <w:r>
        <w:t xml:space="preserve">    </w:t>
      </w:r>
      <w:proofErr w:type="spellStart"/>
      <w:r>
        <w:t>runs-on</w:t>
      </w:r>
      <w:proofErr w:type="spellEnd"/>
      <w:r>
        <w:t xml:space="preserve">: </w:t>
      </w:r>
      <w:proofErr w:type="spellStart"/>
      <w:r>
        <w:t>ubuntu-latest</w:t>
      </w:r>
      <w:proofErr w:type="spellEnd"/>
    </w:p>
    <w:p w14:paraId="347FD94E" w14:textId="77777777" w:rsidR="005D2C20" w:rsidRDefault="005D2C20" w:rsidP="005D2C20">
      <w:pPr>
        <w:ind w:left="720"/>
      </w:pPr>
      <w:r>
        <w:t xml:space="preserve">    </w:t>
      </w:r>
      <w:proofErr w:type="spellStart"/>
      <w:r>
        <w:t>steps</w:t>
      </w:r>
      <w:proofErr w:type="spellEnd"/>
      <w:r>
        <w:t>:</w:t>
      </w:r>
    </w:p>
    <w:p w14:paraId="27C064A6" w14:textId="77777777" w:rsidR="005D2C20" w:rsidRDefault="005D2C20" w:rsidP="005D2C20">
      <w:pPr>
        <w:ind w:left="720"/>
      </w:pPr>
      <w:r>
        <w:t xml:space="preserve">      - uses: </w:t>
      </w:r>
      <w:proofErr w:type="spellStart"/>
      <w:r>
        <w:t>actions</w:t>
      </w:r>
      <w:proofErr w:type="spellEnd"/>
      <w:r>
        <w:t>/checkout@v4</w:t>
      </w:r>
    </w:p>
    <w:p w14:paraId="1AE1E995" w14:textId="77777777" w:rsidR="005D2C20" w:rsidRDefault="005D2C20" w:rsidP="005D2C20">
      <w:pPr>
        <w:ind w:left="720"/>
      </w:pPr>
      <w:r>
        <w:t xml:space="preserve">      </w:t>
      </w:r>
    </w:p>
    <w:p w14:paraId="67CAB239" w14:textId="77777777" w:rsidR="005D2C20" w:rsidRDefault="005D2C20" w:rsidP="005D2C20">
      <w:pPr>
        <w:ind w:left="720"/>
      </w:pPr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Setup</w:t>
      </w:r>
      <w:proofErr w:type="spellEnd"/>
      <w:r>
        <w:t xml:space="preserve"> Node.js</w:t>
      </w:r>
    </w:p>
    <w:p w14:paraId="66241E47" w14:textId="77777777" w:rsidR="005D2C20" w:rsidRDefault="005D2C20" w:rsidP="005D2C20">
      <w:pPr>
        <w:ind w:left="720"/>
      </w:pPr>
      <w:r>
        <w:t xml:space="preserve">        uses: </w:t>
      </w:r>
      <w:proofErr w:type="spellStart"/>
      <w:r>
        <w:t>actions</w:t>
      </w:r>
      <w:proofErr w:type="spellEnd"/>
      <w:r>
        <w:t>/setup-node@v4</w:t>
      </w:r>
    </w:p>
    <w:p w14:paraId="12AA8760" w14:textId="77777777" w:rsidR="005D2C20" w:rsidRDefault="005D2C20" w:rsidP="005D2C20">
      <w:pPr>
        <w:ind w:left="720"/>
      </w:pPr>
      <w:r>
        <w:t xml:space="preserve">        </w:t>
      </w:r>
      <w:proofErr w:type="spellStart"/>
      <w:r>
        <w:t>with</w:t>
      </w:r>
      <w:proofErr w:type="spellEnd"/>
      <w:r>
        <w:t>:</w:t>
      </w:r>
    </w:p>
    <w:p w14:paraId="331831D6" w14:textId="77777777" w:rsidR="005D2C20" w:rsidRDefault="005D2C20" w:rsidP="005D2C20">
      <w:pPr>
        <w:ind w:left="720"/>
      </w:pPr>
      <w:r>
        <w:t xml:space="preserve">          </w:t>
      </w:r>
      <w:proofErr w:type="spellStart"/>
      <w:r>
        <w:t>node-version</w:t>
      </w:r>
      <w:proofErr w:type="spellEnd"/>
      <w:r>
        <w:t>: '20'</w:t>
      </w:r>
    </w:p>
    <w:p w14:paraId="423CAEEA" w14:textId="77777777" w:rsidR="005D2C20" w:rsidRDefault="005D2C20" w:rsidP="005D2C20">
      <w:pPr>
        <w:ind w:left="720"/>
      </w:pPr>
      <w:r>
        <w:t xml:space="preserve">      </w:t>
      </w:r>
    </w:p>
    <w:p w14:paraId="2D0F2E7C" w14:textId="77777777" w:rsidR="005D2C20" w:rsidRDefault="005D2C20" w:rsidP="005D2C20">
      <w:pPr>
        <w:ind w:left="720"/>
      </w:pPr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Firebase</w:t>
      </w:r>
      <w:proofErr w:type="spellEnd"/>
      <w:r>
        <w:t xml:space="preserve"> CLI</w:t>
      </w:r>
    </w:p>
    <w:p w14:paraId="3A771EF8" w14:textId="77777777" w:rsidR="005D2C20" w:rsidRDefault="005D2C20" w:rsidP="005D2C20">
      <w:pPr>
        <w:ind w:left="720"/>
      </w:pPr>
      <w:r>
        <w:t xml:space="preserve">        run: </w:t>
      </w:r>
      <w:proofErr w:type="spellStart"/>
      <w:r>
        <w:t>npm</w:t>
      </w:r>
      <w:proofErr w:type="spellEnd"/>
      <w:r>
        <w:t xml:space="preserve"> install -g </w:t>
      </w:r>
      <w:proofErr w:type="spellStart"/>
      <w:r>
        <w:t>firebase-tools</w:t>
      </w:r>
      <w:proofErr w:type="spellEnd"/>
    </w:p>
    <w:p w14:paraId="06EBD45B" w14:textId="77777777" w:rsidR="005D2C20" w:rsidRDefault="005D2C20" w:rsidP="005D2C20">
      <w:pPr>
        <w:ind w:left="720"/>
      </w:pPr>
      <w:r>
        <w:t xml:space="preserve">      </w:t>
      </w:r>
    </w:p>
    <w:p w14:paraId="203E6CBF" w14:textId="77777777" w:rsidR="005D2C20" w:rsidRDefault="005D2C20" w:rsidP="005D2C20">
      <w:pPr>
        <w:ind w:left="720"/>
      </w:pPr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functions</w:t>
      </w:r>
      <w:proofErr w:type="spellEnd"/>
    </w:p>
    <w:p w14:paraId="15DE8C05" w14:textId="77777777" w:rsidR="005D2C20" w:rsidRDefault="005D2C20" w:rsidP="005D2C20">
      <w:pPr>
        <w:ind w:left="720"/>
      </w:pPr>
      <w:r>
        <w:t xml:space="preserve">        run: |</w:t>
      </w:r>
    </w:p>
    <w:p w14:paraId="15AE4AE0" w14:textId="77777777" w:rsidR="005D2C20" w:rsidRDefault="005D2C20" w:rsidP="005D2C20">
      <w:pPr>
        <w:ind w:left="720"/>
      </w:pPr>
      <w:r>
        <w:t xml:space="preserve">          cd </w:t>
      </w:r>
      <w:proofErr w:type="spellStart"/>
      <w:r>
        <w:t>functions</w:t>
      </w:r>
      <w:proofErr w:type="spellEnd"/>
    </w:p>
    <w:p w14:paraId="5A7B298C" w14:textId="77777777" w:rsidR="005D2C20" w:rsidRDefault="005D2C20" w:rsidP="005D2C20">
      <w:pPr>
        <w:ind w:left="720"/>
      </w:pPr>
      <w:r>
        <w:t xml:space="preserve">          </w:t>
      </w:r>
      <w:proofErr w:type="spellStart"/>
      <w:r>
        <w:t>npm</w:t>
      </w:r>
      <w:proofErr w:type="spellEnd"/>
      <w:r>
        <w:t xml:space="preserve"> ci</w:t>
      </w:r>
    </w:p>
    <w:p w14:paraId="41F5C636" w14:textId="77777777" w:rsidR="005D2C20" w:rsidRDefault="005D2C20" w:rsidP="005D2C20">
      <w:pPr>
        <w:ind w:left="720"/>
      </w:pPr>
      <w:r>
        <w:t xml:space="preserve">          </w:t>
      </w:r>
      <w:proofErr w:type="spellStart"/>
      <w:r>
        <w:t>npm</w:t>
      </w:r>
      <w:proofErr w:type="spellEnd"/>
      <w:r>
        <w:t xml:space="preserve"> run build</w:t>
      </w:r>
    </w:p>
    <w:p w14:paraId="0CC1E41B" w14:textId="77777777" w:rsidR="005D2C20" w:rsidRDefault="005D2C20" w:rsidP="005D2C20">
      <w:pPr>
        <w:ind w:left="720"/>
      </w:pPr>
      <w:r>
        <w:t xml:space="preserve">      </w:t>
      </w:r>
    </w:p>
    <w:p w14:paraId="05589529" w14:textId="77777777" w:rsidR="005D2C20" w:rsidRDefault="005D2C20" w:rsidP="005D2C20">
      <w:pPr>
        <w:ind w:left="720"/>
      </w:pPr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Firebase</w:t>
      </w:r>
      <w:proofErr w:type="spellEnd"/>
    </w:p>
    <w:p w14:paraId="325F05F6" w14:textId="77777777" w:rsidR="005D2C20" w:rsidRDefault="005D2C20" w:rsidP="005D2C20">
      <w:pPr>
        <w:ind w:left="720"/>
      </w:pPr>
      <w:r>
        <w:lastRenderedPageBreak/>
        <w:t xml:space="preserve">        </w:t>
      </w:r>
      <w:proofErr w:type="spellStart"/>
      <w:r>
        <w:t>env</w:t>
      </w:r>
      <w:proofErr w:type="spellEnd"/>
      <w:r>
        <w:t>:</w:t>
      </w:r>
    </w:p>
    <w:p w14:paraId="02746D76" w14:textId="77777777" w:rsidR="005D2C20" w:rsidRDefault="005D2C20" w:rsidP="005D2C20">
      <w:pPr>
        <w:ind w:left="720"/>
      </w:pPr>
      <w:r>
        <w:t xml:space="preserve">          FIREBASE_TOKEN: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.FIREBASE_</w:t>
      </w:r>
      <w:proofErr w:type="gramStart"/>
      <w:r>
        <w:t>TOKEN</w:t>
      </w:r>
      <w:proofErr w:type="spellEnd"/>
      <w:r>
        <w:t xml:space="preserve"> }</w:t>
      </w:r>
      <w:proofErr w:type="gramEnd"/>
      <w:r>
        <w:t>}</w:t>
      </w:r>
    </w:p>
    <w:p w14:paraId="4797F918" w14:textId="77777777" w:rsidR="005D2C20" w:rsidRDefault="005D2C20" w:rsidP="005D2C20">
      <w:pPr>
        <w:ind w:left="720"/>
      </w:pPr>
      <w:r>
        <w:t xml:space="preserve">        run: |</w:t>
      </w:r>
    </w:p>
    <w:p w14:paraId="44677EF7" w14:textId="2C3BF486" w:rsidR="007F7462" w:rsidRPr="007F7462" w:rsidRDefault="005D2C20" w:rsidP="005D2C20">
      <w:pPr>
        <w:ind w:left="720"/>
      </w:pPr>
      <w:r>
        <w:t xml:space="preserve">         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 --</w:t>
      </w:r>
      <w:proofErr w:type="spellStart"/>
      <w:r>
        <w:t>only</w:t>
      </w:r>
      <w:proofErr w:type="spellEnd"/>
      <w:r>
        <w:t xml:space="preserve"> </w:t>
      </w:r>
      <w:proofErr w:type="spellStart"/>
      <w:proofErr w:type="gramStart"/>
      <w:r>
        <w:t>functions,hosting</w:t>
      </w:r>
      <w:proofErr w:type="spellEnd"/>
      <w:proofErr w:type="gramEnd"/>
      <w:r>
        <w:t xml:space="preserve"> --token $FIREBASE_TOKEN</w:t>
      </w:r>
    </w:p>
    <w:p w14:paraId="517EA3DE" w14:textId="77777777" w:rsidR="007F7462" w:rsidRPr="007F7462" w:rsidRDefault="007F7462" w:rsidP="007F7462">
      <w:r w:rsidRPr="007F7462">
        <w:rPr>
          <w:b/>
          <w:bCs/>
        </w:rPr>
        <w:t xml:space="preserve">Configuración de </w:t>
      </w:r>
      <w:proofErr w:type="spellStart"/>
      <w:r w:rsidRPr="007F7462">
        <w:rPr>
          <w:b/>
          <w:bCs/>
        </w:rPr>
        <w:t>Secrets</w:t>
      </w:r>
      <w:proofErr w:type="spellEnd"/>
      <w:r w:rsidRPr="007F7462">
        <w:t>:</w:t>
      </w:r>
    </w:p>
    <w:p w14:paraId="316D7455" w14:textId="77777777" w:rsidR="005D2C20" w:rsidRDefault="005D2C20" w:rsidP="005D2C20">
      <w:pPr>
        <w:ind w:left="720"/>
      </w:pPr>
      <w:r>
        <w:t xml:space="preserve"># Generar token de </w:t>
      </w:r>
      <w:proofErr w:type="spellStart"/>
      <w:r>
        <w:t>Firebase</w:t>
      </w:r>
      <w:proofErr w:type="spellEnd"/>
    </w:p>
    <w:p w14:paraId="4F149CAC" w14:textId="77777777" w:rsidR="005D2C20" w:rsidRDefault="005D2C20" w:rsidP="005D2C20">
      <w:pPr>
        <w:ind w:left="720"/>
      </w:pPr>
      <w:proofErr w:type="spellStart"/>
      <w:r>
        <w:t>firebase</w:t>
      </w:r>
      <w:proofErr w:type="spellEnd"/>
      <w:r>
        <w:t xml:space="preserve"> </w:t>
      </w:r>
      <w:proofErr w:type="spellStart"/>
      <w:r>
        <w:t>login:ci</w:t>
      </w:r>
      <w:proofErr w:type="spellEnd"/>
    </w:p>
    <w:p w14:paraId="64CB4A60" w14:textId="77777777" w:rsidR="005D2C20" w:rsidRDefault="005D2C20" w:rsidP="005D2C20">
      <w:pPr>
        <w:ind w:left="720"/>
      </w:pPr>
    </w:p>
    <w:p w14:paraId="65F1212F" w14:textId="77777777" w:rsidR="005D2C20" w:rsidRDefault="005D2C20" w:rsidP="005D2C20">
      <w:pPr>
        <w:ind w:left="720"/>
      </w:pPr>
      <w:r>
        <w:t># Agregar en GitHub:</w:t>
      </w:r>
    </w:p>
    <w:p w14:paraId="6E92FFE2" w14:textId="77777777" w:rsidR="005D2C20" w:rsidRDefault="005D2C20" w:rsidP="005D2C20">
      <w:pPr>
        <w:ind w:left="720"/>
      </w:pPr>
      <w:r>
        <w:t xml:space="preserve"># </w:t>
      </w:r>
      <w:proofErr w:type="spellStart"/>
      <w:r>
        <w:t>Settings</w:t>
      </w:r>
      <w:proofErr w:type="spellEnd"/>
      <w:r>
        <w:t xml:space="preserve"> → </w:t>
      </w:r>
      <w:proofErr w:type="spellStart"/>
      <w:r>
        <w:t>Secrets</w:t>
      </w:r>
      <w:proofErr w:type="spellEnd"/>
      <w:r>
        <w:t xml:space="preserve"> → New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secret</w:t>
      </w:r>
      <w:proofErr w:type="spellEnd"/>
    </w:p>
    <w:p w14:paraId="186F6BF4" w14:textId="77777777" w:rsidR="005D2C20" w:rsidRDefault="005D2C20" w:rsidP="005D2C20">
      <w:pPr>
        <w:ind w:left="720"/>
      </w:pPr>
      <w:r>
        <w:t># Name: FIREBASE_TOKEN</w:t>
      </w:r>
    </w:p>
    <w:p w14:paraId="224B0B73" w14:textId="058D2405" w:rsidR="007F7462" w:rsidRPr="007F7462" w:rsidRDefault="005D2C20" w:rsidP="005D2C20">
      <w:pPr>
        <w:ind w:left="720"/>
      </w:pPr>
      <w:r>
        <w:t xml:space="preserve"># </w:t>
      </w:r>
      <w:proofErr w:type="spellStart"/>
      <w:r>
        <w:t>Value</w:t>
      </w:r>
      <w:proofErr w:type="spellEnd"/>
      <w:r>
        <w:t>: &lt;token generado&gt;</w:t>
      </w:r>
    </w:p>
    <w:p w14:paraId="3402FEF7" w14:textId="77777777" w:rsidR="007F7462" w:rsidRPr="007F7462" w:rsidRDefault="007F7462" w:rsidP="007F7462">
      <w:pPr>
        <w:rPr>
          <w:b/>
          <w:bCs/>
        </w:rPr>
      </w:pPr>
      <w:r w:rsidRPr="007F7462">
        <w:rPr>
          <w:b/>
          <w:bCs/>
        </w:rPr>
        <w:t xml:space="preserve">6.2 Sin </w:t>
      </w:r>
      <w:proofErr w:type="spellStart"/>
      <w:r w:rsidRPr="007F7462">
        <w:rPr>
          <w:b/>
          <w:bCs/>
        </w:rPr>
        <w:t>Dockerfile</w:t>
      </w:r>
      <w:proofErr w:type="spellEnd"/>
      <w:r w:rsidRPr="007F7462">
        <w:rPr>
          <w:b/>
          <w:bCs/>
        </w:rPr>
        <w:t xml:space="preserve"> (Opcional pero Recomendable)</w:t>
      </w:r>
    </w:p>
    <w:p w14:paraId="71FC0871" w14:textId="77777777" w:rsidR="007F7462" w:rsidRPr="007F7462" w:rsidRDefault="007F7462" w:rsidP="007F7462">
      <w:r w:rsidRPr="007F7462">
        <w:rPr>
          <w:b/>
          <w:bCs/>
        </w:rPr>
        <w:t>Archivo</w:t>
      </w:r>
      <w:r w:rsidRPr="007F7462">
        <w:t>: </w:t>
      </w:r>
      <w:proofErr w:type="spellStart"/>
      <w:r w:rsidRPr="007F7462">
        <w:t>functions</w:t>
      </w:r>
      <w:proofErr w:type="spellEnd"/>
      <w:r w:rsidRPr="007F7462">
        <w:t>/</w:t>
      </w:r>
      <w:proofErr w:type="spellStart"/>
      <w:r w:rsidRPr="007F7462">
        <w:t>Dockerfile</w:t>
      </w:r>
      <w:proofErr w:type="spellEnd"/>
      <w:r w:rsidRPr="007F7462">
        <w:t> (CREAR)</w:t>
      </w:r>
    </w:p>
    <w:p w14:paraId="1FD84A16" w14:textId="77777777" w:rsidR="005D2C20" w:rsidRDefault="005D2C20" w:rsidP="005D2C20">
      <w:pPr>
        <w:ind w:left="720"/>
      </w:pPr>
      <w:r>
        <w:t xml:space="preserve">FROM node:20-alpine AS </w:t>
      </w:r>
      <w:proofErr w:type="spellStart"/>
      <w:r>
        <w:t>builder</w:t>
      </w:r>
      <w:proofErr w:type="spellEnd"/>
    </w:p>
    <w:p w14:paraId="479EE7B0" w14:textId="77777777" w:rsidR="005D2C20" w:rsidRDefault="005D2C20" w:rsidP="005D2C20">
      <w:pPr>
        <w:ind w:left="720"/>
      </w:pPr>
    </w:p>
    <w:p w14:paraId="362B1F88" w14:textId="77777777" w:rsidR="005D2C20" w:rsidRDefault="005D2C20" w:rsidP="005D2C20">
      <w:pPr>
        <w:ind w:left="720"/>
      </w:pPr>
      <w:r>
        <w:t>WORKDIR /</w:t>
      </w:r>
      <w:proofErr w:type="gramStart"/>
      <w:r>
        <w:t>app</w:t>
      </w:r>
      <w:proofErr w:type="gramEnd"/>
    </w:p>
    <w:p w14:paraId="2F658105" w14:textId="77777777" w:rsidR="005D2C20" w:rsidRDefault="005D2C20" w:rsidP="005D2C20">
      <w:pPr>
        <w:ind w:left="720"/>
      </w:pPr>
      <w:r>
        <w:t xml:space="preserve">COPY </w:t>
      </w:r>
      <w:proofErr w:type="spellStart"/>
      <w:proofErr w:type="gramStart"/>
      <w:r>
        <w:t>functions</w:t>
      </w:r>
      <w:proofErr w:type="spellEnd"/>
      <w:r>
        <w:t>/</w:t>
      </w:r>
      <w:proofErr w:type="spellStart"/>
      <w:r>
        <w:t>package</w:t>
      </w:r>
      <w:proofErr w:type="spellEnd"/>
      <w:r>
        <w:t>*.</w:t>
      </w:r>
      <w:proofErr w:type="spellStart"/>
      <w:r>
        <w:t>json</w:t>
      </w:r>
      <w:proofErr w:type="spellEnd"/>
      <w:r>
        <w:t xml:space="preserve"> .</w:t>
      </w:r>
      <w:proofErr w:type="gramEnd"/>
      <w:r>
        <w:t>/</w:t>
      </w:r>
    </w:p>
    <w:p w14:paraId="641363C6" w14:textId="77777777" w:rsidR="005D2C20" w:rsidRDefault="005D2C20" w:rsidP="005D2C20">
      <w:pPr>
        <w:ind w:left="720"/>
      </w:pPr>
      <w:r>
        <w:t xml:space="preserve">RUN </w:t>
      </w:r>
      <w:proofErr w:type="spellStart"/>
      <w:r>
        <w:t>npm</w:t>
      </w:r>
      <w:proofErr w:type="spellEnd"/>
      <w:r>
        <w:t xml:space="preserve"> </w:t>
      </w:r>
      <w:proofErr w:type="spellStart"/>
      <w:r>
        <w:t>ci</w:t>
      </w:r>
      <w:proofErr w:type="spellEnd"/>
      <w:r>
        <w:t xml:space="preserve"> --</w:t>
      </w:r>
      <w:proofErr w:type="spellStart"/>
      <w:r>
        <w:t>only</w:t>
      </w:r>
      <w:proofErr w:type="spellEnd"/>
      <w:r>
        <w:t>=</w:t>
      </w:r>
      <w:proofErr w:type="spellStart"/>
      <w:r>
        <w:t>production</w:t>
      </w:r>
      <w:proofErr w:type="spellEnd"/>
    </w:p>
    <w:p w14:paraId="56E77D4B" w14:textId="77777777" w:rsidR="005D2C20" w:rsidRDefault="005D2C20" w:rsidP="005D2C20">
      <w:pPr>
        <w:ind w:left="720"/>
      </w:pPr>
    </w:p>
    <w:p w14:paraId="09BE8256" w14:textId="77777777" w:rsidR="005D2C20" w:rsidRDefault="005D2C20" w:rsidP="005D2C20">
      <w:pPr>
        <w:ind w:left="720"/>
      </w:pPr>
      <w:r>
        <w:t xml:space="preserve">COPY </w:t>
      </w:r>
      <w:proofErr w:type="spellStart"/>
      <w:r>
        <w:t>functions</w:t>
      </w:r>
      <w:proofErr w:type="spellEnd"/>
      <w:r>
        <w:t>/</w:t>
      </w:r>
      <w:proofErr w:type="spellStart"/>
      <w:proofErr w:type="gramStart"/>
      <w:r>
        <w:t>src</w:t>
      </w:r>
      <w:proofErr w:type="spellEnd"/>
      <w:r>
        <w:t xml:space="preserve"> .</w:t>
      </w:r>
      <w:proofErr w:type="gramEnd"/>
      <w:r>
        <w:t>/</w:t>
      </w:r>
      <w:proofErr w:type="spellStart"/>
      <w:r>
        <w:t>src</w:t>
      </w:r>
      <w:proofErr w:type="spellEnd"/>
    </w:p>
    <w:p w14:paraId="6C9AD9C8" w14:textId="77777777" w:rsidR="005D2C20" w:rsidRDefault="005D2C20" w:rsidP="005D2C20">
      <w:pPr>
        <w:ind w:left="720"/>
      </w:pPr>
      <w:r>
        <w:t xml:space="preserve">COPY </w:t>
      </w:r>
      <w:proofErr w:type="spellStart"/>
      <w:proofErr w:type="gramStart"/>
      <w:r>
        <w:t>functions</w:t>
      </w:r>
      <w:proofErr w:type="spellEnd"/>
      <w:r>
        <w:t>/</w:t>
      </w:r>
      <w:proofErr w:type="spellStart"/>
      <w:r>
        <w:t>tsconfig.json</w:t>
      </w:r>
      <w:proofErr w:type="spellEnd"/>
      <w:r>
        <w:t xml:space="preserve"> .</w:t>
      </w:r>
      <w:proofErr w:type="gramEnd"/>
      <w:r>
        <w:t>/</w:t>
      </w:r>
    </w:p>
    <w:p w14:paraId="0BA1C4DF" w14:textId="77777777" w:rsidR="005D2C20" w:rsidRDefault="005D2C20" w:rsidP="005D2C20">
      <w:pPr>
        <w:ind w:left="720"/>
      </w:pPr>
      <w:r>
        <w:t xml:space="preserve">RUN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</w:p>
    <w:p w14:paraId="580A5230" w14:textId="77777777" w:rsidR="005D2C20" w:rsidRDefault="005D2C20" w:rsidP="005D2C20">
      <w:pPr>
        <w:ind w:left="720"/>
      </w:pPr>
    </w:p>
    <w:p w14:paraId="1EFFD79A" w14:textId="77777777" w:rsidR="005D2C20" w:rsidRDefault="005D2C20" w:rsidP="005D2C20">
      <w:pPr>
        <w:ind w:left="720"/>
      </w:pPr>
      <w:r>
        <w:t xml:space="preserve">#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image</w:t>
      </w:r>
      <w:proofErr w:type="spellEnd"/>
    </w:p>
    <w:p w14:paraId="57FEF274" w14:textId="77777777" w:rsidR="005D2C20" w:rsidRDefault="005D2C20" w:rsidP="005D2C20">
      <w:pPr>
        <w:ind w:left="720"/>
      </w:pPr>
      <w:r>
        <w:t>FROM node:20-alpine</w:t>
      </w:r>
    </w:p>
    <w:p w14:paraId="6AA83F3A" w14:textId="77777777" w:rsidR="005D2C20" w:rsidRDefault="005D2C20" w:rsidP="005D2C20">
      <w:pPr>
        <w:ind w:left="720"/>
      </w:pPr>
      <w:r>
        <w:t>WORKDIR /</w:t>
      </w:r>
      <w:proofErr w:type="gramStart"/>
      <w:r>
        <w:t>app</w:t>
      </w:r>
      <w:proofErr w:type="gramEnd"/>
    </w:p>
    <w:p w14:paraId="538E9446" w14:textId="77777777" w:rsidR="005D2C20" w:rsidRDefault="005D2C20" w:rsidP="005D2C20">
      <w:pPr>
        <w:ind w:left="720"/>
      </w:pPr>
    </w:p>
    <w:p w14:paraId="1FDB131B" w14:textId="77777777" w:rsidR="005D2C20" w:rsidRDefault="005D2C20" w:rsidP="005D2C20">
      <w:pPr>
        <w:ind w:left="720"/>
      </w:pPr>
      <w:r>
        <w:t>COPY --</w:t>
      </w:r>
      <w:proofErr w:type="spellStart"/>
      <w:r>
        <w:t>from</w:t>
      </w:r>
      <w:proofErr w:type="spellEnd"/>
      <w:r>
        <w:t>=</w:t>
      </w:r>
      <w:proofErr w:type="spellStart"/>
      <w:r>
        <w:t>builder</w:t>
      </w:r>
      <w:proofErr w:type="spellEnd"/>
      <w:r>
        <w:t xml:space="preserve"> /</w:t>
      </w:r>
      <w:proofErr w:type="gramStart"/>
      <w:r>
        <w:t>app</w:t>
      </w:r>
      <w:proofErr w:type="gramEnd"/>
      <w:r>
        <w:t>/</w:t>
      </w:r>
      <w:proofErr w:type="spellStart"/>
      <w:r>
        <w:t>node_</w:t>
      </w:r>
      <w:proofErr w:type="gramStart"/>
      <w:r>
        <w:t>modules</w:t>
      </w:r>
      <w:proofErr w:type="spellEnd"/>
      <w:r>
        <w:t xml:space="preserve"> .</w:t>
      </w:r>
      <w:proofErr w:type="gramEnd"/>
      <w:r>
        <w:t>/</w:t>
      </w:r>
      <w:proofErr w:type="spellStart"/>
      <w:r>
        <w:t>node_modules</w:t>
      </w:r>
      <w:proofErr w:type="spellEnd"/>
    </w:p>
    <w:p w14:paraId="3278A5D6" w14:textId="77777777" w:rsidR="005D2C20" w:rsidRDefault="005D2C20" w:rsidP="005D2C20">
      <w:pPr>
        <w:ind w:left="720"/>
      </w:pPr>
      <w:r>
        <w:lastRenderedPageBreak/>
        <w:t>COPY --</w:t>
      </w:r>
      <w:proofErr w:type="spellStart"/>
      <w:r>
        <w:t>from</w:t>
      </w:r>
      <w:proofErr w:type="spellEnd"/>
      <w:r>
        <w:t>=</w:t>
      </w:r>
      <w:proofErr w:type="spellStart"/>
      <w:r>
        <w:t>builder</w:t>
      </w:r>
      <w:proofErr w:type="spellEnd"/>
      <w:r>
        <w:t xml:space="preserve"> /</w:t>
      </w:r>
      <w:proofErr w:type="gramStart"/>
      <w:r>
        <w:t>app</w:t>
      </w:r>
      <w:proofErr w:type="gramEnd"/>
      <w:r>
        <w:t>/</w:t>
      </w:r>
      <w:proofErr w:type="spellStart"/>
      <w:proofErr w:type="gramStart"/>
      <w:r>
        <w:t>lib</w:t>
      </w:r>
      <w:proofErr w:type="spellEnd"/>
      <w:r>
        <w:t xml:space="preserve"> .</w:t>
      </w:r>
      <w:proofErr w:type="gramEnd"/>
      <w:r>
        <w:t>/</w:t>
      </w:r>
      <w:proofErr w:type="spellStart"/>
      <w:r>
        <w:t>lib</w:t>
      </w:r>
      <w:proofErr w:type="spellEnd"/>
    </w:p>
    <w:p w14:paraId="597ED0F7" w14:textId="77777777" w:rsidR="005D2C20" w:rsidRDefault="005D2C20" w:rsidP="005D2C20">
      <w:pPr>
        <w:ind w:left="720"/>
      </w:pPr>
      <w:r>
        <w:t>COPY --</w:t>
      </w:r>
      <w:proofErr w:type="spellStart"/>
      <w:r>
        <w:t>from</w:t>
      </w:r>
      <w:proofErr w:type="spellEnd"/>
      <w:r>
        <w:t>=</w:t>
      </w:r>
      <w:proofErr w:type="spellStart"/>
      <w:r>
        <w:t>builder</w:t>
      </w:r>
      <w:proofErr w:type="spellEnd"/>
      <w:r>
        <w:t xml:space="preserve"> </w:t>
      </w:r>
      <w:proofErr w:type="gramStart"/>
      <w:r>
        <w:t>/app/</w:t>
      </w:r>
      <w:proofErr w:type="spellStart"/>
      <w:r>
        <w:t>package.json</w:t>
      </w:r>
      <w:proofErr w:type="spellEnd"/>
      <w:r>
        <w:t xml:space="preserve"> .</w:t>
      </w:r>
      <w:proofErr w:type="gramEnd"/>
      <w:r>
        <w:t>/</w:t>
      </w:r>
    </w:p>
    <w:p w14:paraId="712385D8" w14:textId="77777777" w:rsidR="005D2C20" w:rsidRDefault="005D2C20" w:rsidP="005D2C20">
      <w:pPr>
        <w:ind w:left="720"/>
      </w:pPr>
    </w:p>
    <w:p w14:paraId="7AD2A1CE" w14:textId="77777777" w:rsidR="005D2C20" w:rsidRDefault="005D2C20" w:rsidP="005D2C20">
      <w:pPr>
        <w:ind w:left="720"/>
      </w:pPr>
      <w:r>
        <w:t>ENV NODE_ENV=</w:t>
      </w:r>
      <w:proofErr w:type="spellStart"/>
      <w:r>
        <w:t>production</w:t>
      </w:r>
      <w:proofErr w:type="spellEnd"/>
    </w:p>
    <w:p w14:paraId="7D96633A" w14:textId="77777777" w:rsidR="005D2C20" w:rsidRDefault="005D2C20" w:rsidP="005D2C20">
      <w:pPr>
        <w:ind w:left="720"/>
      </w:pPr>
      <w:r>
        <w:t>EXPOSE 8080</w:t>
      </w:r>
    </w:p>
    <w:p w14:paraId="0D69B0F8" w14:textId="77777777" w:rsidR="005D2C20" w:rsidRDefault="005D2C20" w:rsidP="005D2C20">
      <w:pPr>
        <w:ind w:left="720"/>
      </w:pPr>
    </w:p>
    <w:p w14:paraId="2D4F6B44" w14:textId="2AB6C82D" w:rsidR="007F7462" w:rsidRPr="007F7462" w:rsidRDefault="005D2C20" w:rsidP="005D2C20">
      <w:pPr>
        <w:ind w:left="720"/>
      </w:pPr>
      <w:r>
        <w:t>CMD ["</w:t>
      </w:r>
      <w:proofErr w:type="spellStart"/>
      <w:r>
        <w:t>node</w:t>
      </w:r>
      <w:proofErr w:type="spellEnd"/>
      <w:r>
        <w:t>", "</w:t>
      </w:r>
      <w:proofErr w:type="spellStart"/>
      <w:r>
        <w:t>lib</w:t>
      </w:r>
      <w:proofErr w:type="spellEnd"/>
      <w:r>
        <w:t>/index.js"]</w:t>
      </w:r>
    </w:p>
    <w:p w14:paraId="5AD2C8CC" w14:textId="77777777" w:rsidR="007F7462" w:rsidRPr="007F7462" w:rsidRDefault="007F7462" w:rsidP="007F7462">
      <w:r w:rsidRPr="007F7462">
        <w:rPr>
          <w:b/>
          <w:bCs/>
        </w:rPr>
        <w:t>Uso con Cloud Run</w:t>
      </w:r>
      <w:r w:rsidRPr="007F7462">
        <w:t xml:space="preserve"> (alternativa a </w:t>
      </w:r>
      <w:proofErr w:type="spellStart"/>
      <w:r w:rsidRPr="007F7462">
        <w:t>Functions</w:t>
      </w:r>
      <w:proofErr w:type="spellEnd"/>
      <w:r w:rsidRPr="007F7462">
        <w:t>):</w:t>
      </w:r>
    </w:p>
    <w:p w14:paraId="4CFE2947" w14:textId="77777777" w:rsidR="005D2C20" w:rsidRDefault="005D2C20" w:rsidP="005D2C20">
      <w:pPr>
        <w:ind w:left="720"/>
      </w:pPr>
      <w:proofErr w:type="spellStart"/>
      <w:r>
        <w:t>gcloud</w:t>
      </w:r>
      <w:proofErr w:type="spellEnd"/>
      <w:r>
        <w:t xml:space="preserve"> run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tramiteya</w:t>
      </w:r>
      <w:proofErr w:type="spellEnd"/>
      <w:r>
        <w:t>-api \</w:t>
      </w:r>
    </w:p>
    <w:p w14:paraId="4D82609C" w14:textId="77777777" w:rsidR="005D2C20" w:rsidRDefault="005D2C20" w:rsidP="005D2C20">
      <w:pPr>
        <w:ind w:left="720"/>
      </w:pPr>
      <w:r>
        <w:t xml:space="preserve">  --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>/ \</w:t>
      </w:r>
    </w:p>
    <w:p w14:paraId="1DC12D05" w14:textId="77777777" w:rsidR="005D2C20" w:rsidRDefault="005D2C20" w:rsidP="005D2C20">
      <w:pPr>
        <w:ind w:left="720"/>
      </w:pPr>
      <w:r>
        <w:t xml:space="preserve">  --</w:t>
      </w:r>
      <w:proofErr w:type="spellStart"/>
      <w:r>
        <w:t>region</w:t>
      </w:r>
      <w:proofErr w:type="spellEnd"/>
      <w:r>
        <w:t xml:space="preserve"> us-central1 \</w:t>
      </w:r>
    </w:p>
    <w:p w14:paraId="50CC41ED" w14:textId="16E8E552" w:rsidR="007F7462" w:rsidRPr="007F7462" w:rsidRDefault="005D2C20" w:rsidP="005D2C20">
      <w:pPr>
        <w:ind w:left="720"/>
      </w:pPr>
      <w:r>
        <w:t xml:space="preserve">  --</w:t>
      </w:r>
      <w:proofErr w:type="spellStart"/>
      <w:r>
        <w:t>allow-unauthenticated</w:t>
      </w:r>
      <w:proofErr w:type="spellEnd"/>
    </w:p>
    <w:p w14:paraId="470A0893" w14:textId="77777777" w:rsidR="007F7462" w:rsidRPr="007F7462" w:rsidRDefault="007F7462" w:rsidP="007F7462">
      <w:pPr>
        <w:rPr>
          <w:b/>
          <w:bCs/>
        </w:rPr>
      </w:pPr>
      <w:r w:rsidRPr="007F7462">
        <w:rPr>
          <w:b/>
          <w:bCs/>
        </w:rPr>
        <w:t xml:space="preserve">6.3 Sin Monitoreo de </w:t>
      </w:r>
      <w:proofErr w:type="spellStart"/>
      <w:r w:rsidRPr="007F7462">
        <w:rPr>
          <w:b/>
          <w:bCs/>
        </w:rPr>
        <w:t>Uptime</w:t>
      </w:r>
      <w:proofErr w:type="spellEnd"/>
    </w:p>
    <w:p w14:paraId="66F7C352" w14:textId="77777777" w:rsidR="007F7462" w:rsidRPr="007F7462" w:rsidRDefault="007F7462" w:rsidP="007F7462">
      <w:r w:rsidRPr="007F7462">
        <w:rPr>
          <w:b/>
          <w:bCs/>
        </w:rPr>
        <w:t>Solución</w:t>
      </w:r>
      <w:r w:rsidRPr="007F7462">
        <w:t>: Configurar </w:t>
      </w:r>
      <w:r w:rsidRPr="007F7462">
        <w:rPr>
          <w:b/>
          <w:bCs/>
        </w:rPr>
        <w:t xml:space="preserve">Google Cloud </w:t>
      </w:r>
      <w:proofErr w:type="spellStart"/>
      <w:r w:rsidRPr="007F7462">
        <w:rPr>
          <w:b/>
          <w:bCs/>
        </w:rPr>
        <w:t>Monitoring</w:t>
      </w:r>
      <w:proofErr w:type="spellEnd"/>
      <w:r w:rsidRPr="007F7462">
        <w:t> </w:t>
      </w:r>
      <w:proofErr w:type="spellStart"/>
      <w:r w:rsidRPr="007F7462">
        <w:t>Uptime</w:t>
      </w:r>
      <w:proofErr w:type="spellEnd"/>
      <w:r w:rsidRPr="007F7462">
        <w:t xml:space="preserve"> </w:t>
      </w:r>
      <w:proofErr w:type="spellStart"/>
      <w:r w:rsidRPr="007F7462">
        <w:t>Checks</w:t>
      </w:r>
      <w:proofErr w:type="spellEnd"/>
      <w:r w:rsidRPr="007F7462">
        <w:t>.</w:t>
      </w:r>
    </w:p>
    <w:p w14:paraId="4A0D0B69" w14:textId="77777777" w:rsidR="007F7462" w:rsidRPr="007F7462" w:rsidRDefault="007F7462" w:rsidP="007F7462">
      <w:proofErr w:type="spellStart"/>
      <w:r w:rsidRPr="007F7462">
        <w:rPr>
          <w:b/>
          <w:bCs/>
        </w:rPr>
        <w:t>Terraform</w:t>
      </w:r>
      <w:proofErr w:type="spellEnd"/>
      <w:r w:rsidRPr="007F7462">
        <w:rPr>
          <w:b/>
          <w:bCs/>
        </w:rPr>
        <w:t xml:space="preserve"> </w:t>
      </w:r>
      <w:proofErr w:type="spellStart"/>
      <w:r w:rsidRPr="007F7462">
        <w:rPr>
          <w:b/>
          <w:bCs/>
        </w:rPr>
        <w:t>Config</w:t>
      </w:r>
      <w:proofErr w:type="spellEnd"/>
      <w:r w:rsidRPr="007F7462">
        <w:t> (opcional):</w:t>
      </w:r>
    </w:p>
    <w:p w14:paraId="15963D3D" w14:textId="77777777" w:rsidR="005D2C20" w:rsidRDefault="005D2C20" w:rsidP="005D2C20">
      <w:pPr>
        <w:ind w:left="720"/>
      </w:pPr>
      <w:proofErr w:type="spellStart"/>
      <w:r>
        <w:t>resource</w:t>
      </w:r>
      <w:proofErr w:type="spellEnd"/>
      <w:r>
        <w:t xml:space="preserve"> "</w:t>
      </w:r>
      <w:proofErr w:type="spellStart"/>
      <w:r>
        <w:t>google_monitoring_uptime_check_config</w:t>
      </w:r>
      <w:proofErr w:type="spellEnd"/>
      <w:r>
        <w:t>" "</w:t>
      </w:r>
      <w:proofErr w:type="spellStart"/>
      <w:r>
        <w:t>tramiteya_health</w:t>
      </w:r>
      <w:proofErr w:type="spellEnd"/>
      <w:r>
        <w:t>" {</w:t>
      </w:r>
    </w:p>
    <w:p w14:paraId="3FB8067B" w14:textId="77777777" w:rsidR="005D2C20" w:rsidRDefault="005D2C20" w:rsidP="005D2C20">
      <w:pPr>
        <w:ind w:left="720"/>
      </w:pPr>
      <w:r>
        <w:t xml:space="preserve">  </w:t>
      </w:r>
      <w:proofErr w:type="spellStart"/>
      <w:r>
        <w:t>display_name</w:t>
      </w:r>
      <w:proofErr w:type="spellEnd"/>
      <w:r>
        <w:t xml:space="preserve"> = "</w:t>
      </w:r>
      <w:proofErr w:type="spellStart"/>
      <w:r>
        <w:t>TrámiteYA</w:t>
      </w:r>
      <w:proofErr w:type="spellEnd"/>
      <w:r>
        <w:t xml:space="preserve"> Health Check"</w:t>
      </w:r>
    </w:p>
    <w:p w14:paraId="11DD74CD" w14:textId="77777777" w:rsidR="005D2C20" w:rsidRDefault="005D2C20" w:rsidP="005D2C20">
      <w:pPr>
        <w:ind w:left="720"/>
      </w:pPr>
      <w:r>
        <w:t xml:space="preserve">  </w:t>
      </w:r>
      <w:proofErr w:type="spellStart"/>
      <w:r>
        <w:t>timeout</w:t>
      </w:r>
      <w:proofErr w:type="spellEnd"/>
      <w:r>
        <w:t xml:space="preserve">      = "10s"</w:t>
      </w:r>
    </w:p>
    <w:p w14:paraId="77D6A753" w14:textId="77777777" w:rsidR="005D2C20" w:rsidRDefault="005D2C20" w:rsidP="005D2C20">
      <w:pPr>
        <w:ind w:left="720"/>
      </w:pPr>
      <w:r>
        <w:t xml:space="preserve">  </w:t>
      </w:r>
      <w:proofErr w:type="spellStart"/>
      <w:r>
        <w:t>period</w:t>
      </w:r>
      <w:proofErr w:type="spellEnd"/>
      <w:r>
        <w:t xml:space="preserve">       = "60s"</w:t>
      </w:r>
    </w:p>
    <w:p w14:paraId="00DE069B" w14:textId="77777777" w:rsidR="005D2C20" w:rsidRDefault="005D2C20" w:rsidP="005D2C20">
      <w:pPr>
        <w:ind w:left="720"/>
      </w:pPr>
    </w:p>
    <w:p w14:paraId="60B007B4" w14:textId="77777777" w:rsidR="005D2C20" w:rsidRDefault="005D2C20" w:rsidP="005D2C20">
      <w:pPr>
        <w:ind w:left="720"/>
      </w:pPr>
      <w:r>
        <w:t xml:space="preserve">  </w:t>
      </w:r>
      <w:proofErr w:type="spellStart"/>
      <w:r>
        <w:t>http_check</w:t>
      </w:r>
      <w:proofErr w:type="spellEnd"/>
      <w:r>
        <w:t xml:space="preserve"> {</w:t>
      </w:r>
    </w:p>
    <w:p w14:paraId="5C24625A" w14:textId="77777777" w:rsidR="005D2C20" w:rsidRDefault="005D2C20" w:rsidP="005D2C20">
      <w:pPr>
        <w:ind w:left="720"/>
      </w:pPr>
      <w:r>
        <w:t xml:space="preserve">    </w:t>
      </w:r>
      <w:proofErr w:type="spellStart"/>
      <w:r>
        <w:t>path</w:t>
      </w:r>
      <w:proofErr w:type="spellEnd"/>
      <w:r>
        <w:t xml:space="preserve">         = "/</w:t>
      </w:r>
      <w:proofErr w:type="spellStart"/>
      <w:r>
        <w:t>health</w:t>
      </w:r>
      <w:proofErr w:type="spellEnd"/>
      <w:r>
        <w:t>"</w:t>
      </w:r>
    </w:p>
    <w:p w14:paraId="7ADDF374" w14:textId="77777777" w:rsidR="005D2C20" w:rsidRDefault="005D2C20" w:rsidP="005D2C20">
      <w:pPr>
        <w:ind w:left="720"/>
      </w:pPr>
      <w:r>
        <w:t xml:space="preserve">    </w:t>
      </w:r>
      <w:proofErr w:type="spellStart"/>
      <w:r>
        <w:t>port</w:t>
      </w:r>
      <w:proofErr w:type="spellEnd"/>
      <w:r>
        <w:t xml:space="preserve">         = "443"</w:t>
      </w:r>
    </w:p>
    <w:p w14:paraId="2FD1A466" w14:textId="77777777" w:rsidR="005D2C20" w:rsidRDefault="005D2C20" w:rsidP="005D2C20">
      <w:pPr>
        <w:ind w:left="720"/>
      </w:pPr>
      <w:r>
        <w:t xml:space="preserve">    </w:t>
      </w:r>
      <w:proofErr w:type="spellStart"/>
      <w:r>
        <w:t>use_ssl</w:t>
      </w:r>
      <w:proofErr w:type="spellEnd"/>
      <w:r>
        <w:t xml:space="preserve">      = true</w:t>
      </w:r>
    </w:p>
    <w:p w14:paraId="189CAF41" w14:textId="77777777" w:rsidR="005D2C20" w:rsidRDefault="005D2C20" w:rsidP="005D2C20">
      <w:pPr>
        <w:ind w:left="720"/>
      </w:pPr>
      <w:r>
        <w:t xml:space="preserve">    </w:t>
      </w:r>
      <w:proofErr w:type="spellStart"/>
      <w:r>
        <w:t>validate_ssl</w:t>
      </w:r>
      <w:proofErr w:type="spellEnd"/>
      <w:r>
        <w:t xml:space="preserve"> = true</w:t>
      </w:r>
    </w:p>
    <w:p w14:paraId="4DFC0E0E" w14:textId="77777777" w:rsidR="005D2C20" w:rsidRDefault="005D2C20" w:rsidP="005D2C20">
      <w:pPr>
        <w:ind w:left="720"/>
      </w:pPr>
      <w:r>
        <w:t xml:space="preserve">  }</w:t>
      </w:r>
    </w:p>
    <w:p w14:paraId="59B406D3" w14:textId="77777777" w:rsidR="005D2C20" w:rsidRDefault="005D2C20" w:rsidP="005D2C20">
      <w:pPr>
        <w:ind w:left="720"/>
      </w:pPr>
    </w:p>
    <w:p w14:paraId="6A76C163" w14:textId="77777777" w:rsidR="005D2C20" w:rsidRDefault="005D2C20" w:rsidP="005D2C20">
      <w:pPr>
        <w:ind w:left="720"/>
      </w:pPr>
      <w:r>
        <w:t xml:space="preserve">  </w:t>
      </w:r>
      <w:proofErr w:type="spellStart"/>
      <w:r>
        <w:t>monitored_resource</w:t>
      </w:r>
      <w:proofErr w:type="spellEnd"/>
      <w:r>
        <w:t xml:space="preserve"> {</w:t>
      </w:r>
    </w:p>
    <w:p w14:paraId="68E5F304" w14:textId="77777777" w:rsidR="005D2C20" w:rsidRDefault="005D2C20" w:rsidP="005D2C20">
      <w:pPr>
        <w:ind w:left="720"/>
      </w:pPr>
      <w:r>
        <w:t xml:space="preserve">    </w:t>
      </w:r>
      <w:proofErr w:type="spellStart"/>
      <w:r>
        <w:t>type</w:t>
      </w:r>
      <w:proofErr w:type="spellEnd"/>
      <w:r>
        <w:t xml:space="preserve"> = "</w:t>
      </w:r>
      <w:proofErr w:type="spellStart"/>
      <w:r>
        <w:t>uptime_url</w:t>
      </w:r>
      <w:proofErr w:type="spellEnd"/>
      <w:r>
        <w:t>"</w:t>
      </w:r>
    </w:p>
    <w:p w14:paraId="58A8CA8D" w14:textId="77777777" w:rsidR="005D2C20" w:rsidRDefault="005D2C20" w:rsidP="005D2C20">
      <w:pPr>
        <w:ind w:left="720"/>
      </w:pPr>
      <w:r>
        <w:lastRenderedPageBreak/>
        <w:t xml:space="preserve">    </w:t>
      </w:r>
      <w:proofErr w:type="spellStart"/>
      <w:r>
        <w:t>labels</w:t>
      </w:r>
      <w:proofErr w:type="spellEnd"/>
      <w:r>
        <w:t xml:space="preserve"> = {</w:t>
      </w:r>
    </w:p>
    <w:p w14:paraId="5E6F64DA" w14:textId="77777777" w:rsidR="005D2C20" w:rsidRDefault="005D2C20" w:rsidP="005D2C20">
      <w:pPr>
        <w:ind w:left="720"/>
      </w:pPr>
      <w:r>
        <w:t xml:space="preserve">      </w:t>
      </w:r>
      <w:proofErr w:type="spellStart"/>
      <w:r>
        <w:t>project_id</w:t>
      </w:r>
      <w:proofErr w:type="spellEnd"/>
      <w:r>
        <w:t xml:space="preserve"> = "</w:t>
      </w:r>
      <w:proofErr w:type="spellStart"/>
      <w:r>
        <w:t>apptramiteya</w:t>
      </w:r>
      <w:proofErr w:type="spellEnd"/>
      <w:r>
        <w:t>"</w:t>
      </w:r>
    </w:p>
    <w:p w14:paraId="727CF308" w14:textId="77777777" w:rsidR="005D2C20" w:rsidRDefault="005D2C20" w:rsidP="005D2C20">
      <w:pPr>
        <w:ind w:left="720"/>
      </w:pPr>
      <w:r>
        <w:t xml:space="preserve">      host       = "us-central1-apptramiteya.cloudfunctions.net"</w:t>
      </w:r>
    </w:p>
    <w:p w14:paraId="3E847311" w14:textId="77777777" w:rsidR="005D2C20" w:rsidRDefault="005D2C20" w:rsidP="005D2C20">
      <w:pPr>
        <w:ind w:left="720"/>
      </w:pPr>
      <w:r>
        <w:t xml:space="preserve">    }</w:t>
      </w:r>
    </w:p>
    <w:p w14:paraId="7A3F2212" w14:textId="77777777" w:rsidR="005D2C20" w:rsidRDefault="005D2C20" w:rsidP="005D2C20">
      <w:pPr>
        <w:ind w:left="720"/>
      </w:pPr>
      <w:r>
        <w:t xml:space="preserve">  }</w:t>
      </w:r>
    </w:p>
    <w:p w14:paraId="572305AA" w14:textId="630B1701" w:rsidR="007F7462" w:rsidRPr="007F7462" w:rsidRDefault="005D2C20" w:rsidP="005D2C20">
      <w:pPr>
        <w:ind w:left="720"/>
      </w:pPr>
      <w:r>
        <w:t>}</w:t>
      </w:r>
    </w:p>
    <w:p w14:paraId="759D2CFC" w14:textId="77777777" w:rsidR="007F7462" w:rsidRPr="007F7462" w:rsidRDefault="007F7462" w:rsidP="007F7462">
      <w:pPr>
        <w:rPr>
          <w:b/>
          <w:bCs/>
        </w:rPr>
      </w:pPr>
      <w:r w:rsidRPr="007F7462">
        <w:rPr>
          <w:b/>
          <w:bCs/>
        </w:rPr>
        <w:t xml:space="preserve">6.4 Sin </w:t>
      </w:r>
      <w:proofErr w:type="spellStart"/>
      <w:r w:rsidRPr="007F7462">
        <w:rPr>
          <w:b/>
          <w:bCs/>
        </w:rPr>
        <w:t>Rollback</w:t>
      </w:r>
      <w:proofErr w:type="spellEnd"/>
      <w:r w:rsidRPr="007F7462">
        <w:rPr>
          <w:b/>
          <w:bCs/>
        </w:rPr>
        <w:t xml:space="preserve"> </w:t>
      </w:r>
      <w:proofErr w:type="spellStart"/>
      <w:r w:rsidRPr="007F7462">
        <w:rPr>
          <w:b/>
          <w:bCs/>
        </w:rPr>
        <w:t>Strategy</w:t>
      </w:r>
      <w:proofErr w:type="spellEnd"/>
    </w:p>
    <w:p w14:paraId="29D3C4C5" w14:textId="77777777" w:rsidR="007F7462" w:rsidRPr="007F7462" w:rsidRDefault="007F7462" w:rsidP="007F7462">
      <w:r w:rsidRPr="007F7462">
        <w:rPr>
          <w:b/>
          <w:bCs/>
        </w:rPr>
        <w:t>Problema</w:t>
      </w:r>
      <w:r w:rsidRPr="007F7462">
        <w:t xml:space="preserve">: </w:t>
      </w:r>
      <w:proofErr w:type="spellStart"/>
      <w:r w:rsidRPr="007F7462">
        <w:t>Deploy</w:t>
      </w:r>
      <w:proofErr w:type="spellEnd"/>
      <w:r w:rsidRPr="007F7462">
        <w:t xml:space="preserve"> directo a producción sin capacidad de </w:t>
      </w:r>
      <w:proofErr w:type="spellStart"/>
      <w:r w:rsidRPr="007F7462">
        <w:t>rollback</w:t>
      </w:r>
      <w:proofErr w:type="spellEnd"/>
      <w:r w:rsidRPr="007F7462">
        <w:t>.</w:t>
      </w:r>
    </w:p>
    <w:p w14:paraId="3C3091E8" w14:textId="77777777" w:rsidR="007F7462" w:rsidRPr="007F7462" w:rsidRDefault="007F7462" w:rsidP="007F7462">
      <w:r w:rsidRPr="007F7462">
        <w:rPr>
          <w:b/>
          <w:bCs/>
        </w:rPr>
        <w:t>Solución</w:t>
      </w:r>
      <w:r w:rsidRPr="007F7462">
        <w:t>: Usar </w:t>
      </w:r>
      <w:proofErr w:type="spellStart"/>
      <w:r w:rsidRPr="007F7462">
        <w:rPr>
          <w:b/>
          <w:bCs/>
        </w:rPr>
        <w:t>Traffic</w:t>
      </w:r>
      <w:proofErr w:type="spellEnd"/>
      <w:r w:rsidRPr="007F7462">
        <w:rPr>
          <w:b/>
          <w:bCs/>
        </w:rPr>
        <w:t xml:space="preserve"> </w:t>
      </w:r>
      <w:proofErr w:type="spellStart"/>
      <w:r w:rsidRPr="007F7462">
        <w:rPr>
          <w:b/>
          <w:bCs/>
        </w:rPr>
        <w:t>Splitting</w:t>
      </w:r>
      <w:proofErr w:type="spellEnd"/>
      <w:r w:rsidRPr="007F7462">
        <w:t xml:space="preserve"> de </w:t>
      </w:r>
      <w:proofErr w:type="spellStart"/>
      <w:r w:rsidRPr="007F7462">
        <w:t>Firebase</w:t>
      </w:r>
      <w:proofErr w:type="spellEnd"/>
      <w:r w:rsidRPr="007F7462">
        <w:t xml:space="preserve"> Hosting:</w:t>
      </w:r>
    </w:p>
    <w:p w14:paraId="1EDDC865" w14:textId="77777777" w:rsidR="005D2C20" w:rsidRDefault="005D2C20" w:rsidP="005D2C20">
      <w:pPr>
        <w:ind w:left="720"/>
      </w:pPr>
      <w:r>
        <w:t xml:space="preserve"># </w:t>
      </w:r>
      <w:proofErr w:type="spellStart"/>
      <w:r>
        <w:t>Deploy</w:t>
      </w:r>
      <w:proofErr w:type="spellEnd"/>
      <w:r>
        <w:t xml:space="preserve"> a canal temporal</w:t>
      </w:r>
    </w:p>
    <w:p w14:paraId="3D5D9279" w14:textId="77777777" w:rsidR="005D2C20" w:rsidRDefault="005D2C20" w:rsidP="005D2C20">
      <w:pPr>
        <w:ind w:left="720"/>
      </w:pPr>
      <w:proofErr w:type="spellStart"/>
      <w:r>
        <w:t>firebase</w:t>
      </w:r>
      <w:proofErr w:type="spellEnd"/>
      <w:r>
        <w:t xml:space="preserve"> </w:t>
      </w:r>
      <w:proofErr w:type="spellStart"/>
      <w:proofErr w:type="gramStart"/>
      <w:r>
        <w:t>hosting:channel</w:t>
      </w:r>
      <w:proofErr w:type="gramEnd"/>
      <w:r>
        <w:t>:deploy</w:t>
      </w:r>
      <w:proofErr w:type="spellEnd"/>
      <w:r>
        <w:t xml:space="preserve"> </w:t>
      </w:r>
      <w:proofErr w:type="spellStart"/>
      <w:r>
        <w:t>staging</w:t>
      </w:r>
      <w:proofErr w:type="spellEnd"/>
    </w:p>
    <w:p w14:paraId="49C9063F" w14:textId="77777777" w:rsidR="005D2C20" w:rsidRDefault="005D2C20" w:rsidP="005D2C20">
      <w:pPr>
        <w:ind w:left="720"/>
      </w:pPr>
    </w:p>
    <w:p w14:paraId="40017401" w14:textId="77777777" w:rsidR="005D2C20" w:rsidRDefault="005D2C20" w:rsidP="005D2C20">
      <w:pPr>
        <w:ind w:left="720"/>
      </w:pPr>
      <w:r>
        <w:t># Probar en: https://apptramiteya--staging-abc123.web.app</w:t>
      </w:r>
    </w:p>
    <w:p w14:paraId="12CC3165" w14:textId="77777777" w:rsidR="005D2C20" w:rsidRDefault="005D2C20" w:rsidP="005D2C20">
      <w:pPr>
        <w:ind w:left="720"/>
      </w:pPr>
    </w:p>
    <w:p w14:paraId="3E8F99CD" w14:textId="77777777" w:rsidR="005D2C20" w:rsidRDefault="005D2C20" w:rsidP="005D2C20">
      <w:pPr>
        <w:ind w:left="720"/>
      </w:pPr>
      <w:r>
        <w:t># Promover a producción</w:t>
      </w:r>
    </w:p>
    <w:p w14:paraId="2BBAAB3A" w14:textId="260C2A76" w:rsidR="007F7462" w:rsidRPr="007F7462" w:rsidRDefault="005D2C20" w:rsidP="005D2C20">
      <w:pPr>
        <w:ind w:left="720"/>
      </w:pPr>
      <w:proofErr w:type="spellStart"/>
      <w:r>
        <w:t>firebase</w:t>
      </w:r>
      <w:proofErr w:type="spellEnd"/>
      <w:r>
        <w:t xml:space="preserve"> </w:t>
      </w:r>
      <w:proofErr w:type="spellStart"/>
      <w:proofErr w:type="gramStart"/>
      <w:r>
        <w:t>hosting:clone</w:t>
      </w:r>
      <w:proofErr w:type="spellEnd"/>
      <w:proofErr w:type="gramEnd"/>
      <w:r>
        <w:t xml:space="preserve"> </w:t>
      </w:r>
      <w:proofErr w:type="spellStart"/>
      <w:proofErr w:type="gramStart"/>
      <w:r>
        <w:t>apptramiteya:staging</w:t>
      </w:r>
      <w:proofErr w:type="spellEnd"/>
      <w:proofErr w:type="gramEnd"/>
      <w:r>
        <w:t xml:space="preserve"> </w:t>
      </w:r>
      <w:proofErr w:type="spellStart"/>
      <w:proofErr w:type="gramStart"/>
      <w:r>
        <w:t>apptramiteya:live</w:t>
      </w:r>
      <w:proofErr w:type="spellEnd"/>
      <w:proofErr w:type="gramEnd"/>
    </w:p>
    <w:p w14:paraId="33479228" w14:textId="77777777" w:rsidR="007F7462" w:rsidRPr="007F7462" w:rsidRDefault="007F7462" w:rsidP="007F7462">
      <w:pPr>
        <w:rPr>
          <w:b/>
          <w:bCs/>
        </w:rPr>
      </w:pPr>
      <w:r w:rsidRPr="007F7462">
        <w:rPr>
          <w:b/>
          <w:bCs/>
        </w:rPr>
        <w:t>6.5 Sin Configuración de CDN</w:t>
      </w:r>
    </w:p>
    <w:p w14:paraId="5BBEEA50" w14:textId="77777777" w:rsidR="007F7462" w:rsidRPr="007F7462" w:rsidRDefault="007F7462" w:rsidP="007F7462">
      <w:r w:rsidRPr="007F7462">
        <w:rPr>
          <w:b/>
          <w:bCs/>
        </w:rPr>
        <w:t>Estado Actual</w:t>
      </w:r>
      <w:r w:rsidRPr="007F7462">
        <w:t xml:space="preserve">: </w:t>
      </w:r>
      <w:proofErr w:type="spellStart"/>
      <w:r w:rsidRPr="007F7462">
        <w:t>Firebase</w:t>
      </w:r>
      <w:proofErr w:type="spellEnd"/>
      <w:r w:rsidRPr="007F7462">
        <w:t xml:space="preserve"> Hosting ya usa CDN de Google.</w:t>
      </w:r>
    </w:p>
    <w:p w14:paraId="462FDA7A" w14:textId="77777777" w:rsidR="007F7462" w:rsidRPr="007F7462" w:rsidRDefault="007F7462" w:rsidP="007F7462">
      <w:r w:rsidRPr="007F7462">
        <w:rPr>
          <w:b/>
          <w:bCs/>
        </w:rPr>
        <w:t>Optimizaciones Faltantes</w:t>
      </w:r>
      <w:r w:rsidRPr="007F7462">
        <w:t>:</w:t>
      </w:r>
    </w:p>
    <w:p w14:paraId="75620DFF" w14:textId="77777777" w:rsidR="005D2C20" w:rsidRDefault="005D2C20" w:rsidP="005D2C20">
      <w:pPr>
        <w:ind w:left="720"/>
      </w:pPr>
      <w:r>
        <w:t xml:space="preserve">// </w:t>
      </w:r>
      <w:proofErr w:type="spellStart"/>
      <w:proofErr w:type="gramStart"/>
      <w:r>
        <w:t>firebase.json</w:t>
      </w:r>
      <w:proofErr w:type="spellEnd"/>
      <w:proofErr w:type="gramEnd"/>
    </w:p>
    <w:p w14:paraId="4DBFF7B5" w14:textId="77777777" w:rsidR="005D2C20" w:rsidRDefault="005D2C20" w:rsidP="005D2C20">
      <w:pPr>
        <w:ind w:left="720"/>
      </w:pPr>
      <w:r>
        <w:t>{</w:t>
      </w:r>
    </w:p>
    <w:p w14:paraId="588EAF32" w14:textId="77777777" w:rsidR="005D2C20" w:rsidRDefault="005D2C20" w:rsidP="005D2C20">
      <w:pPr>
        <w:ind w:left="720"/>
      </w:pPr>
      <w:r>
        <w:t xml:space="preserve">  "hosting": {</w:t>
      </w:r>
    </w:p>
    <w:p w14:paraId="74E40633" w14:textId="77777777" w:rsidR="005D2C20" w:rsidRDefault="005D2C20" w:rsidP="005D2C20">
      <w:pPr>
        <w:ind w:left="720"/>
      </w:pPr>
      <w:r>
        <w:t xml:space="preserve">    "</w:t>
      </w:r>
      <w:proofErr w:type="spellStart"/>
      <w:r>
        <w:t>headers</w:t>
      </w:r>
      <w:proofErr w:type="spellEnd"/>
      <w:r>
        <w:t>": [</w:t>
      </w:r>
    </w:p>
    <w:p w14:paraId="6ACEC816" w14:textId="77777777" w:rsidR="005D2C20" w:rsidRDefault="005D2C20" w:rsidP="005D2C20">
      <w:pPr>
        <w:ind w:left="720"/>
      </w:pPr>
      <w:r>
        <w:t xml:space="preserve">      {</w:t>
      </w:r>
    </w:p>
    <w:p w14:paraId="19DEF40C" w14:textId="77777777" w:rsidR="005D2C20" w:rsidRDefault="005D2C20" w:rsidP="005D2C20">
      <w:pPr>
        <w:ind w:left="720"/>
      </w:pPr>
      <w:r>
        <w:t xml:space="preserve">        "</w:t>
      </w:r>
      <w:proofErr w:type="spellStart"/>
      <w:r>
        <w:t>source</w:t>
      </w:r>
      <w:proofErr w:type="spellEnd"/>
      <w:r>
        <w:t>": "**/*.@(</w:t>
      </w:r>
      <w:proofErr w:type="spellStart"/>
      <w:r>
        <w:t>jpg|jpeg|gif|png|webp</w:t>
      </w:r>
      <w:proofErr w:type="spellEnd"/>
      <w:r>
        <w:t>)",</w:t>
      </w:r>
    </w:p>
    <w:p w14:paraId="1945342C" w14:textId="77777777" w:rsidR="005D2C20" w:rsidRDefault="005D2C20" w:rsidP="005D2C20">
      <w:pPr>
        <w:ind w:left="720"/>
      </w:pPr>
      <w:r>
        <w:t xml:space="preserve">        "</w:t>
      </w:r>
      <w:proofErr w:type="spellStart"/>
      <w:r>
        <w:t>headers</w:t>
      </w:r>
      <w:proofErr w:type="spellEnd"/>
      <w:r>
        <w:t>": [</w:t>
      </w:r>
    </w:p>
    <w:p w14:paraId="0EEF3E39" w14:textId="77777777" w:rsidR="005D2C20" w:rsidRDefault="005D2C20" w:rsidP="005D2C20">
      <w:pPr>
        <w:ind w:left="720"/>
      </w:pPr>
      <w:r>
        <w:t xml:space="preserve">          {</w:t>
      </w:r>
    </w:p>
    <w:p w14:paraId="0B32DA11" w14:textId="77777777" w:rsidR="005D2C20" w:rsidRDefault="005D2C20" w:rsidP="005D2C20">
      <w:pPr>
        <w:ind w:left="720"/>
      </w:pPr>
      <w:r>
        <w:t xml:space="preserve">            "</w:t>
      </w:r>
      <w:proofErr w:type="spellStart"/>
      <w:r>
        <w:t>key</w:t>
      </w:r>
      <w:proofErr w:type="spellEnd"/>
      <w:r>
        <w:t>": "Cache-Control",</w:t>
      </w:r>
    </w:p>
    <w:p w14:paraId="38E46AFC" w14:textId="77777777" w:rsidR="005D2C20" w:rsidRDefault="005D2C20" w:rsidP="005D2C20">
      <w:pPr>
        <w:ind w:left="720"/>
      </w:pPr>
      <w:r>
        <w:t xml:space="preserve">            "</w:t>
      </w:r>
      <w:proofErr w:type="spellStart"/>
      <w:r>
        <w:t>value</w:t>
      </w:r>
      <w:proofErr w:type="spellEnd"/>
      <w:r>
        <w:t>": "</w:t>
      </w:r>
      <w:proofErr w:type="spellStart"/>
      <w:r>
        <w:t>public</w:t>
      </w:r>
      <w:proofErr w:type="spellEnd"/>
      <w:r>
        <w:t xml:space="preserve">, </w:t>
      </w:r>
      <w:proofErr w:type="spellStart"/>
      <w:r>
        <w:t>max-age</w:t>
      </w:r>
      <w:proofErr w:type="spellEnd"/>
      <w:r>
        <w:t xml:space="preserve">=31536000, </w:t>
      </w:r>
      <w:proofErr w:type="spellStart"/>
      <w:r>
        <w:t>immutable</w:t>
      </w:r>
      <w:proofErr w:type="spellEnd"/>
      <w:r>
        <w:t>"</w:t>
      </w:r>
    </w:p>
    <w:p w14:paraId="2DE910DA" w14:textId="77777777" w:rsidR="005D2C20" w:rsidRDefault="005D2C20" w:rsidP="005D2C20">
      <w:pPr>
        <w:ind w:left="720"/>
      </w:pPr>
      <w:r>
        <w:lastRenderedPageBreak/>
        <w:t xml:space="preserve">          }</w:t>
      </w:r>
    </w:p>
    <w:p w14:paraId="613843B9" w14:textId="77777777" w:rsidR="005D2C20" w:rsidRDefault="005D2C20" w:rsidP="005D2C20">
      <w:pPr>
        <w:ind w:left="720"/>
      </w:pPr>
      <w:r>
        <w:t xml:space="preserve">        ]</w:t>
      </w:r>
    </w:p>
    <w:p w14:paraId="468B09D1" w14:textId="77777777" w:rsidR="005D2C20" w:rsidRDefault="005D2C20" w:rsidP="005D2C20">
      <w:pPr>
        <w:ind w:left="720"/>
      </w:pPr>
      <w:r>
        <w:t xml:space="preserve">      },</w:t>
      </w:r>
    </w:p>
    <w:p w14:paraId="5F046932" w14:textId="77777777" w:rsidR="005D2C20" w:rsidRDefault="005D2C20" w:rsidP="005D2C20">
      <w:pPr>
        <w:ind w:left="720"/>
      </w:pPr>
      <w:r>
        <w:t xml:space="preserve">      {</w:t>
      </w:r>
    </w:p>
    <w:p w14:paraId="47448DF0" w14:textId="77777777" w:rsidR="005D2C20" w:rsidRDefault="005D2C20" w:rsidP="005D2C20">
      <w:pPr>
        <w:ind w:left="720"/>
      </w:pPr>
      <w:r>
        <w:t xml:space="preserve">        "</w:t>
      </w:r>
      <w:proofErr w:type="spellStart"/>
      <w:r>
        <w:t>source</w:t>
      </w:r>
      <w:proofErr w:type="spellEnd"/>
      <w:r>
        <w:t>": "**/*.@(</w:t>
      </w:r>
      <w:proofErr w:type="spellStart"/>
      <w:r>
        <w:t>js|css</w:t>
      </w:r>
      <w:proofErr w:type="spellEnd"/>
      <w:r>
        <w:t>)",</w:t>
      </w:r>
    </w:p>
    <w:p w14:paraId="2C0603CF" w14:textId="77777777" w:rsidR="005D2C20" w:rsidRDefault="005D2C20" w:rsidP="005D2C20">
      <w:pPr>
        <w:ind w:left="720"/>
      </w:pPr>
      <w:r>
        <w:t xml:space="preserve">        "</w:t>
      </w:r>
      <w:proofErr w:type="spellStart"/>
      <w:r>
        <w:t>headers</w:t>
      </w:r>
      <w:proofErr w:type="spellEnd"/>
      <w:r>
        <w:t>": [</w:t>
      </w:r>
    </w:p>
    <w:p w14:paraId="7DCCEAF2" w14:textId="77777777" w:rsidR="005D2C20" w:rsidRDefault="005D2C20" w:rsidP="005D2C20">
      <w:pPr>
        <w:ind w:left="720"/>
      </w:pPr>
      <w:r>
        <w:t xml:space="preserve">          {</w:t>
      </w:r>
    </w:p>
    <w:p w14:paraId="395E4272" w14:textId="77777777" w:rsidR="005D2C20" w:rsidRDefault="005D2C20" w:rsidP="005D2C20">
      <w:pPr>
        <w:ind w:left="720"/>
      </w:pPr>
      <w:r>
        <w:t xml:space="preserve">            "</w:t>
      </w:r>
      <w:proofErr w:type="spellStart"/>
      <w:r>
        <w:t>key</w:t>
      </w:r>
      <w:proofErr w:type="spellEnd"/>
      <w:r>
        <w:t>": "Cache-Control",</w:t>
      </w:r>
    </w:p>
    <w:p w14:paraId="7027E50E" w14:textId="77777777" w:rsidR="005D2C20" w:rsidRDefault="005D2C20" w:rsidP="005D2C20">
      <w:pPr>
        <w:ind w:left="720"/>
      </w:pPr>
      <w:r>
        <w:t xml:space="preserve">            "</w:t>
      </w:r>
      <w:proofErr w:type="spellStart"/>
      <w:r>
        <w:t>value</w:t>
      </w:r>
      <w:proofErr w:type="spellEnd"/>
      <w:r>
        <w:t>": "</w:t>
      </w:r>
      <w:proofErr w:type="spellStart"/>
      <w:r>
        <w:t>public</w:t>
      </w:r>
      <w:proofErr w:type="spellEnd"/>
      <w:r>
        <w:t xml:space="preserve">, </w:t>
      </w:r>
      <w:proofErr w:type="spellStart"/>
      <w:r>
        <w:t>max-age</w:t>
      </w:r>
      <w:proofErr w:type="spellEnd"/>
      <w:r>
        <w:t xml:space="preserve">=31536000, </w:t>
      </w:r>
      <w:proofErr w:type="spellStart"/>
      <w:r>
        <w:t>immutable</w:t>
      </w:r>
      <w:proofErr w:type="spellEnd"/>
      <w:r>
        <w:t>"</w:t>
      </w:r>
    </w:p>
    <w:p w14:paraId="458B3B87" w14:textId="77777777" w:rsidR="005D2C20" w:rsidRDefault="005D2C20" w:rsidP="005D2C20">
      <w:pPr>
        <w:ind w:left="720"/>
      </w:pPr>
      <w:r>
        <w:t xml:space="preserve">          }</w:t>
      </w:r>
    </w:p>
    <w:p w14:paraId="0977842F" w14:textId="77777777" w:rsidR="005D2C20" w:rsidRDefault="005D2C20" w:rsidP="005D2C20">
      <w:pPr>
        <w:ind w:left="720"/>
      </w:pPr>
      <w:r>
        <w:t xml:space="preserve">        ]</w:t>
      </w:r>
    </w:p>
    <w:p w14:paraId="4916C642" w14:textId="77777777" w:rsidR="005D2C20" w:rsidRDefault="005D2C20" w:rsidP="005D2C20">
      <w:pPr>
        <w:ind w:left="720"/>
      </w:pPr>
      <w:r>
        <w:t xml:space="preserve">      }</w:t>
      </w:r>
    </w:p>
    <w:p w14:paraId="09C09AE3" w14:textId="77777777" w:rsidR="005D2C20" w:rsidRDefault="005D2C20" w:rsidP="005D2C20">
      <w:pPr>
        <w:ind w:left="720"/>
      </w:pPr>
      <w:r>
        <w:t xml:space="preserve">    ]</w:t>
      </w:r>
    </w:p>
    <w:p w14:paraId="3D029FD3" w14:textId="77777777" w:rsidR="005D2C20" w:rsidRDefault="005D2C20" w:rsidP="005D2C20">
      <w:pPr>
        <w:ind w:left="720"/>
      </w:pPr>
      <w:r>
        <w:t xml:space="preserve">  }</w:t>
      </w:r>
    </w:p>
    <w:p w14:paraId="713AFF09" w14:textId="28BA45AF" w:rsidR="007F7462" w:rsidRPr="007F7462" w:rsidRDefault="005D2C20" w:rsidP="005D2C20">
      <w:pPr>
        <w:ind w:left="720"/>
      </w:pPr>
      <w:r>
        <w:t>}</w:t>
      </w:r>
    </w:p>
    <w:p w14:paraId="7F56E3E4" w14:textId="77777777" w:rsidR="007F7462" w:rsidRPr="007F7462" w:rsidRDefault="007F7462" w:rsidP="007F7462">
      <w:pPr>
        <w:rPr>
          <w:b/>
          <w:bCs/>
        </w:rPr>
      </w:pPr>
      <w:r w:rsidRPr="007F7462">
        <w:rPr>
          <w:b/>
          <w:bCs/>
        </w:rPr>
        <w:t xml:space="preserve">6.6 Sin </w:t>
      </w:r>
      <w:proofErr w:type="spellStart"/>
      <w:r w:rsidRPr="007F7462">
        <w:rPr>
          <w:b/>
          <w:bCs/>
        </w:rPr>
        <w:t>Backup</w:t>
      </w:r>
      <w:proofErr w:type="spellEnd"/>
      <w:r w:rsidRPr="007F7462">
        <w:rPr>
          <w:b/>
          <w:bCs/>
        </w:rPr>
        <w:t xml:space="preserve"> Automatizado de </w:t>
      </w:r>
      <w:proofErr w:type="spellStart"/>
      <w:r w:rsidRPr="007F7462">
        <w:rPr>
          <w:b/>
          <w:bCs/>
        </w:rPr>
        <w:t>Firestore</w:t>
      </w:r>
      <w:proofErr w:type="spellEnd"/>
    </w:p>
    <w:p w14:paraId="4371AA1F" w14:textId="77777777" w:rsidR="007F7462" w:rsidRPr="007F7462" w:rsidRDefault="007F7462" w:rsidP="007F7462">
      <w:r w:rsidRPr="007F7462">
        <w:rPr>
          <w:b/>
          <w:bCs/>
        </w:rPr>
        <w:t>Solución</w:t>
      </w:r>
      <w:r w:rsidRPr="007F7462">
        <w:t xml:space="preserve">: </w:t>
      </w:r>
      <w:proofErr w:type="spellStart"/>
      <w:r w:rsidRPr="007F7462">
        <w:t>Scheduled</w:t>
      </w:r>
      <w:proofErr w:type="spellEnd"/>
      <w:r w:rsidRPr="007F7462">
        <w:t xml:space="preserve"> Cloud </w:t>
      </w:r>
      <w:proofErr w:type="spellStart"/>
      <w:r w:rsidRPr="007F7462">
        <w:t>Function</w:t>
      </w:r>
      <w:proofErr w:type="spellEnd"/>
      <w:r w:rsidRPr="007F7462">
        <w:t xml:space="preserve"> para </w:t>
      </w:r>
      <w:proofErr w:type="spellStart"/>
      <w:r w:rsidRPr="007F7462">
        <w:t>backups</w:t>
      </w:r>
      <w:proofErr w:type="spellEnd"/>
      <w:r w:rsidRPr="007F7462">
        <w:t>.</w:t>
      </w:r>
    </w:p>
    <w:p w14:paraId="7A9850AF" w14:textId="77777777" w:rsidR="007F7462" w:rsidRPr="007F7462" w:rsidRDefault="007F7462" w:rsidP="007F7462">
      <w:r w:rsidRPr="007F7462">
        <w:rPr>
          <w:b/>
          <w:bCs/>
        </w:rPr>
        <w:t>Archivo</w:t>
      </w:r>
      <w:r w:rsidRPr="007F7462">
        <w:t>: </w:t>
      </w:r>
      <w:proofErr w:type="spellStart"/>
      <w:r w:rsidRPr="007F7462">
        <w:t>functions</w:t>
      </w:r>
      <w:proofErr w:type="spellEnd"/>
      <w:r w:rsidRPr="007F7462">
        <w:t>/</w:t>
      </w:r>
      <w:proofErr w:type="spellStart"/>
      <w:r w:rsidRPr="007F7462">
        <w:t>src</w:t>
      </w:r>
      <w:proofErr w:type="spellEnd"/>
      <w:r w:rsidRPr="007F7462">
        <w:t>/</w:t>
      </w:r>
      <w:proofErr w:type="spellStart"/>
      <w:r w:rsidRPr="007F7462">
        <w:t>backup.ts</w:t>
      </w:r>
      <w:proofErr w:type="spellEnd"/>
      <w:r w:rsidRPr="007F7462">
        <w:t> (CREAR)</w:t>
      </w:r>
    </w:p>
    <w:p w14:paraId="27C1E765" w14:textId="77777777" w:rsidR="005D2C20" w:rsidRDefault="005D2C20" w:rsidP="005D2C20">
      <w:pPr>
        <w:ind w:left="720"/>
      </w:pP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onSchedule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firebase-functions</w:t>
      </w:r>
      <w:proofErr w:type="spellEnd"/>
      <w:r>
        <w:t>/v2/</w:t>
      </w:r>
      <w:proofErr w:type="spellStart"/>
      <w:r>
        <w:t>scheduler</w:t>
      </w:r>
      <w:proofErr w:type="spellEnd"/>
      <w:r>
        <w:t>';</w:t>
      </w:r>
    </w:p>
    <w:p w14:paraId="54D6C31D" w14:textId="77777777" w:rsidR="005D2C20" w:rsidRDefault="005D2C20" w:rsidP="005D2C20">
      <w:pPr>
        <w:ind w:left="720"/>
      </w:pP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initializeApp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firebase-admin</w:t>
      </w:r>
      <w:proofErr w:type="spellEnd"/>
      <w:r>
        <w:t>/</w:t>
      </w:r>
      <w:proofErr w:type="gramStart"/>
      <w:r>
        <w:t>app</w:t>
      </w:r>
      <w:proofErr w:type="gramEnd"/>
      <w:r>
        <w:t>';</w:t>
      </w:r>
    </w:p>
    <w:p w14:paraId="4E081CEE" w14:textId="77777777" w:rsidR="005D2C20" w:rsidRDefault="005D2C20" w:rsidP="005D2C20">
      <w:pPr>
        <w:ind w:left="720"/>
      </w:pP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getFirestore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firebase-admin</w:t>
      </w:r>
      <w:proofErr w:type="spellEnd"/>
      <w:r>
        <w:t>/</w:t>
      </w:r>
      <w:proofErr w:type="spellStart"/>
      <w:r>
        <w:t>firestore</w:t>
      </w:r>
      <w:proofErr w:type="spellEnd"/>
      <w:r>
        <w:t>';</w:t>
      </w:r>
    </w:p>
    <w:p w14:paraId="284AB7CB" w14:textId="77777777" w:rsidR="005D2C20" w:rsidRDefault="005D2C20" w:rsidP="005D2C20">
      <w:pPr>
        <w:ind w:left="720"/>
      </w:pPr>
    </w:p>
    <w:p w14:paraId="5579BEB6" w14:textId="77777777" w:rsidR="005D2C20" w:rsidRDefault="005D2C20" w:rsidP="005D2C20">
      <w:pPr>
        <w:ind w:left="720"/>
      </w:pPr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scheduledFirestoreBackup</w:t>
      </w:r>
      <w:proofErr w:type="spellEnd"/>
      <w:r>
        <w:t xml:space="preserve"> = </w:t>
      </w:r>
      <w:proofErr w:type="spellStart"/>
      <w:proofErr w:type="gramStart"/>
      <w:r>
        <w:t>onSchedule</w:t>
      </w:r>
      <w:proofErr w:type="spellEnd"/>
      <w:r>
        <w:t>(</w:t>
      </w:r>
      <w:proofErr w:type="gramEnd"/>
      <w:r>
        <w:t>'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02:00',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event</w:t>
      </w:r>
      <w:proofErr w:type="spellEnd"/>
      <w:r>
        <w:t>) =&gt; {</w:t>
      </w:r>
    </w:p>
    <w:p w14:paraId="3A962F66" w14:textId="77777777" w:rsidR="005D2C20" w:rsidRDefault="005D2C20" w:rsidP="005D2C20">
      <w:pPr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projectId</w:t>
      </w:r>
      <w:proofErr w:type="spellEnd"/>
      <w:r>
        <w:t xml:space="preserve"> = </w:t>
      </w:r>
      <w:proofErr w:type="spellStart"/>
      <w:proofErr w:type="gramStart"/>
      <w:r>
        <w:t>process.env.GCLOUD</w:t>
      </w:r>
      <w:proofErr w:type="gramEnd"/>
      <w:r>
        <w:t>_PROJECT</w:t>
      </w:r>
      <w:proofErr w:type="spellEnd"/>
      <w:r>
        <w:t>;</w:t>
      </w:r>
    </w:p>
    <w:p w14:paraId="2EA52962" w14:textId="77777777" w:rsidR="005D2C20" w:rsidRDefault="005D2C20" w:rsidP="005D2C20">
      <w:pPr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bucket</w:t>
      </w:r>
      <w:proofErr w:type="spellEnd"/>
      <w:r>
        <w:t xml:space="preserve"> = `gs://${projectId}-backups`;</w:t>
      </w:r>
    </w:p>
    <w:p w14:paraId="11315977" w14:textId="77777777" w:rsidR="005D2C20" w:rsidRDefault="005D2C20" w:rsidP="005D2C20">
      <w:pPr>
        <w:ind w:left="720"/>
      </w:pPr>
      <w:r>
        <w:t xml:space="preserve">  </w:t>
      </w:r>
    </w:p>
    <w:p w14:paraId="2D41DAEF" w14:textId="77777777" w:rsidR="005D2C20" w:rsidRDefault="005D2C20" w:rsidP="005D2C20">
      <w:pPr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= new v</w:t>
      </w:r>
      <w:proofErr w:type="gramStart"/>
      <w:r>
        <w:t>1.FirestoreAdminClient</w:t>
      </w:r>
      <w:proofErr w:type="gramEnd"/>
      <w:r>
        <w:t>();</w:t>
      </w:r>
    </w:p>
    <w:p w14:paraId="5278DF36" w14:textId="77777777" w:rsidR="005D2C20" w:rsidRDefault="005D2C20" w:rsidP="005D2C20">
      <w:pPr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databaseName</w:t>
      </w:r>
      <w:proofErr w:type="spellEnd"/>
      <w:r>
        <w:t xml:space="preserve"> = </w:t>
      </w:r>
      <w:proofErr w:type="spellStart"/>
      <w:proofErr w:type="gramStart"/>
      <w:r>
        <w:t>client.databasePath</w:t>
      </w:r>
      <w:proofErr w:type="spellEnd"/>
      <w:proofErr w:type="gramEnd"/>
      <w:r>
        <w:t>(</w:t>
      </w:r>
      <w:proofErr w:type="spellStart"/>
      <w:r>
        <w:t>projectId</w:t>
      </w:r>
      <w:proofErr w:type="spellEnd"/>
      <w:r>
        <w:t>, '(default)');</w:t>
      </w:r>
    </w:p>
    <w:p w14:paraId="0217F309" w14:textId="77777777" w:rsidR="005D2C20" w:rsidRDefault="005D2C20" w:rsidP="005D2C20">
      <w:pPr>
        <w:ind w:left="720"/>
      </w:pPr>
      <w:r>
        <w:lastRenderedPageBreak/>
        <w:t xml:space="preserve">  </w:t>
      </w:r>
    </w:p>
    <w:p w14:paraId="6BD360A1" w14:textId="77777777" w:rsidR="005D2C20" w:rsidRDefault="005D2C20" w:rsidP="005D2C20">
      <w:pPr>
        <w:ind w:left="720"/>
      </w:pPr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client.exportDocuments</w:t>
      </w:r>
      <w:proofErr w:type="spellEnd"/>
      <w:proofErr w:type="gramEnd"/>
      <w:r>
        <w:t>({</w:t>
      </w:r>
    </w:p>
    <w:p w14:paraId="272F01D2" w14:textId="77777777" w:rsidR="005D2C20" w:rsidRDefault="005D2C20" w:rsidP="005D2C20">
      <w:pPr>
        <w:ind w:left="720"/>
      </w:pPr>
      <w:r>
        <w:t xml:space="preserve">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databaseName</w:t>
      </w:r>
      <w:proofErr w:type="spellEnd"/>
      <w:r>
        <w:t>,</w:t>
      </w:r>
    </w:p>
    <w:p w14:paraId="51658D1C" w14:textId="77777777" w:rsidR="005D2C20" w:rsidRDefault="005D2C20" w:rsidP="005D2C20">
      <w:pPr>
        <w:ind w:left="720"/>
      </w:pPr>
      <w:r>
        <w:t xml:space="preserve">    </w:t>
      </w:r>
      <w:proofErr w:type="spellStart"/>
      <w:r>
        <w:t>outputUriPrefix</w:t>
      </w:r>
      <w:proofErr w:type="spellEnd"/>
      <w:r>
        <w:t xml:space="preserve">: </w:t>
      </w:r>
      <w:proofErr w:type="spellStart"/>
      <w:r>
        <w:t>bucket</w:t>
      </w:r>
      <w:proofErr w:type="spellEnd"/>
      <w:r>
        <w:t>,</w:t>
      </w:r>
    </w:p>
    <w:p w14:paraId="3FE35160" w14:textId="77777777" w:rsidR="005D2C20" w:rsidRDefault="005D2C20" w:rsidP="005D2C20">
      <w:pPr>
        <w:ind w:left="720"/>
      </w:pPr>
      <w:r>
        <w:t xml:space="preserve">    </w:t>
      </w:r>
      <w:proofErr w:type="spellStart"/>
      <w:r>
        <w:t>collectionIds</w:t>
      </w:r>
      <w:proofErr w:type="spellEnd"/>
      <w:r>
        <w:t>: ['</w:t>
      </w:r>
      <w:proofErr w:type="spellStart"/>
      <w:r>
        <w:t>orders</w:t>
      </w:r>
      <w:proofErr w:type="spellEnd"/>
      <w:r>
        <w:t>', '</w:t>
      </w:r>
      <w:proofErr w:type="spellStart"/>
      <w:r>
        <w:t>services</w:t>
      </w:r>
      <w:proofErr w:type="spellEnd"/>
      <w:r>
        <w:t>', '</w:t>
      </w:r>
      <w:proofErr w:type="spellStart"/>
      <w:r>
        <w:t>config</w:t>
      </w:r>
      <w:proofErr w:type="spellEnd"/>
      <w:r>
        <w:t>', '</w:t>
      </w:r>
      <w:proofErr w:type="spellStart"/>
      <w:r>
        <w:t>flags</w:t>
      </w:r>
      <w:proofErr w:type="spellEnd"/>
      <w:r>
        <w:t>']</w:t>
      </w:r>
    </w:p>
    <w:p w14:paraId="0EB5A06D" w14:textId="77777777" w:rsidR="005D2C20" w:rsidRDefault="005D2C20" w:rsidP="005D2C20">
      <w:pPr>
        <w:ind w:left="720"/>
      </w:pPr>
      <w:r>
        <w:t xml:space="preserve">  });</w:t>
      </w:r>
    </w:p>
    <w:p w14:paraId="68D83330" w14:textId="77777777" w:rsidR="005D2C20" w:rsidRDefault="005D2C20" w:rsidP="005D2C20">
      <w:pPr>
        <w:ind w:left="720"/>
      </w:pPr>
      <w:r>
        <w:t xml:space="preserve">  </w:t>
      </w:r>
    </w:p>
    <w:p w14:paraId="49309E1D" w14:textId="77777777" w:rsidR="005D2C20" w:rsidRDefault="005D2C20" w:rsidP="005D2C20">
      <w:pPr>
        <w:ind w:left="720"/>
      </w:pPr>
      <w:r>
        <w:t xml:space="preserve">  </w:t>
      </w:r>
      <w:proofErr w:type="gramStart"/>
      <w:r>
        <w:t>console.log(</w:t>
      </w:r>
      <w:proofErr w:type="gramEnd"/>
      <w:r>
        <w:t>`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${</w:t>
      </w:r>
      <w:proofErr w:type="spellStart"/>
      <w:r>
        <w:t>bucket</w:t>
      </w:r>
      <w:proofErr w:type="spellEnd"/>
      <w:r>
        <w:t>}`);</w:t>
      </w:r>
    </w:p>
    <w:p w14:paraId="584EBB75" w14:textId="692EAB07" w:rsidR="007F7462" w:rsidRPr="007F7462" w:rsidRDefault="005D2C20" w:rsidP="005D2C20">
      <w:pPr>
        <w:ind w:left="720"/>
      </w:pPr>
      <w:r>
        <w:t>});</w:t>
      </w:r>
    </w:p>
    <w:p w14:paraId="5F7A4F05" w14:textId="77777777" w:rsidR="007F7462" w:rsidRPr="007F7462" w:rsidRDefault="00000000" w:rsidP="007F7462">
      <w:r>
        <w:pict w14:anchorId="34869761">
          <v:rect id="_x0000_i1031" style="width:0;height:1.5pt" o:hralign="center" o:hrstd="t" o:hr="t" fillcolor="#a0a0a0" stroked="f"/>
        </w:pict>
      </w:r>
    </w:p>
    <w:p w14:paraId="723652A6" w14:textId="77777777" w:rsidR="007F7462" w:rsidRPr="007F7462" w:rsidRDefault="007F7462" w:rsidP="007F7462">
      <w:pPr>
        <w:rPr>
          <w:b/>
          <w:bCs/>
        </w:rPr>
      </w:pPr>
      <w:proofErr w:type="spellStart"/>
      <w:r w:rsidRPr="007F7462">
        <w:rPr>
          <w:b/>
          <w:bCs/>
        </w:rPr>
        <w:t>Action</w:t>
      </w:r>
      <w:proofErr w:type="spellEnd"/>
      <w:r w:rsidRPr="007F7462">
        <w:rPr>
          <w:b/>
          <w:bCs/>
        </w:rPr>
        <w:t xml:space="preserve"> </w:t>
      </w:r>
      <w:proofErr w:type="spellStart"/>
      <w:r w:rsidRPr="007F7462">
        <w:rPr>
          <w:b/>
          <w:bCs/>
        </w:rPr>
        <w:t>Items</w:t>
      </w:r>
      <w:proofErr w:type="spellEnd"/>
      <w:r w:rsidRPr="007F7462">
        <w:rPr>
          <w:b/>
          <w:bCs/>
        </w:rPr>
        <w:t xml:space="preserve"> - Lista Priorizada</w:t>
      </w:r>
    </w:p>
    <w:p w14:paraId="290D905C" w14:textId="77777777" w:rsidR="007F7462" w:rsidRPr="007F7462" w:rsidRDefault="007F7462" w:rsidP="007F7462">
      <w:pPr>
        <w:rPr>
          <w:b/>
          <w:bCs/>
        </w:rPr>
      </w:pPr>
      <w:r w:rsidRPr="007F7462">
        <w:rPr>
          <w:rFonts w:ascii="Segoe UI Emoji" w:hAnsi="Segoe UI Emoji" w:cs="Segoe UI Emoji"/>
          <w:b/>
          <w:bCs/>
        </w:rPr>
        <w:t>🔴</w:t>
      </w:r>
      <w:r w:rsidRPr="007F7462">
        <w:rPr>
          <w:b/>
          <w:bCs/>
        </w:rPr>
        <w:t> CRÍTICO (Bloqueadores para Producción)</w:t>
      </w:r>
    </w:p>
    <w:tbl>
      <w:tblPr>
        <w:tblW w:w="682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16"/>
        <w:gridCol w:w="1753"/>
        <w:gridCol w:w="2952"/>
        <w:gridCol w:w="1047"/>
        <w:gridCol w:w="1627"/>
      </w:tblGrid>
      <w:tr w:rsidR="007F7462" w:rsidRPr="007F7462" w14:paraId="3BBEDED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867DC30" w14:textId="77777777" w:rsidR="007F7462" w:rsidRPr="007F7462" w:rsidRDefault="007F7462" w:rsidP="007F7462">
            <w:pPr>
              <w:rPr>
                <w:b/>
                <w:bCs/>
              </w:rPr>
            </w:pPr>
            <w:r w:rsidRPr="007F7462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376CAD9" w14:textId="77777777" w:rsidR="007F7462" w:rsidRPr="007F7462" w:rsidRDefault="007F7462" w:rsidP="007F7462">
            <w:pPr>
              <w:rPr>
                <w:b/>
                <w:bCs/>
              </w:rPr>
            </w:pPr>
            <w:r w:rsidRPr="007F7462">
              <w:rPr>
                <w:b/>
                <w:bCs/>
              </w:rPr>
              <w:t>Tarea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F509D28" w14:textId="77777777" w:rsidR="007F7462" w:rsidRPr="007F7462" w:rsidRDefault="007F7462" w:rsidP="007F7462">
            <w:pPr>
              <w:rPr>
                <w:b/>
                <w:bCs/>
              </w:rPr>
            </w:pPr>
            <w:r w:rsidRPr="007F7462">
              <w:rPr>
                <w:b/>
                <w:bCs/>
              </w:rPr>
              <w:t>Archivo(s)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2A9D574" w14:textId="77777777" w:rsidR="007F7462" w:rsidRPr="007F7462" w:rsidRDefault="007F7462" w:rsidP="007F7462">
            <w:pPr>
              <w:rPr>
                <w:b/>
                <w:bCs/>
              </w:rPr>
            </w:pPr>
            <w:r w:rsidRPr="007F7462">
              <w:rPr>
                <w:b/>
                <w:bCs/>
              </w:rPr>
              <w:t>Esfuerzo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86EBFC0" w14:textId="77777777" w:rsidR="007F7462" w:rsidRPr="007F7462" w:rsidRDefault="007F7462" w:rsidP="007F7462">
            <w:pPr>
              <w:rPr>
                <w:b/>
                <w:bCs/>
              </w:rPr>
            </w:pPr>
            <w:r w:rsidRPr="007F7462">
              <w:rPr>
                <w:b/>
                <w:bCs/>
              </w:rPr>
              <w:t>Impacto</w:t>
            </w:r>
          </w:p>
        </w:tc>
      </w:tr>
      <w:tr w:rsidR="007F7462" w:rsidRPr="007F7462" w14:paraId="0A5DEF5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4780A38" w14:textId="77777777" w:rsidR="007F7462" w:rsidRPr="007F7462" w:rsidRDefault="007F7462" w:rsidP="007F7462">
            <w:r w:rsidRPr="007F746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C2CC296" w14:textId="77777777" w:rsidR="007F7462" w:rsidRPr="007F7462" w:rsidRDefault="007F7462" w:rsidP="007F7462">
            <w:r w:rsidRPr="007F7462">
              <w:t xml:space="preserve">Migrar </w:t>
            </w:r>
            <w:proofErr w:type="spellStart"/>
            <w:r w:rsidRPr="007F7462">
              <w:t>secrets</w:t>
            </w:r>
            <w:proofErr w:type="spellEnd"/>
            <w:r w:rsidRPr="007F7462">
              <w:t xml:space="preserve"> a Google Secret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C31CFD4" w14:textId="77777777" w:rsidR="007F7462" w:rsidRPr="007F7462" w:rsidRDefault="007F7462" w:rsidP="007F7462">
            <w:hyperlink r:id="rId7" w:history="1">
              <w:proofErr w:type="spellStart"/>
              <w:r w:rsidRPr="007F7462">
                <w:rPr>
                  <w:rStyle w:val="Hipervnculo"/>
                </w:rPr>
                <w:t>payments.ts</w:t>
              </w:r>
              <w:proofErr w:type="spellEnd"/>
            </w:hyperlink>
            <w:r w:rsidRPr="007F7462">
              <w:t>, </w:t>
            </w:r>
            <w:proofErr w:type="spellStart"/>
            <w:r w:rsidRPr="007F7462">
              <w:fldChar w:fldCharType="begin"/>
            </w:r>
            <w:r w:rsidRPr="007F7462">
              <w:instrText>HYPERLINK "vscode-file://vscode-app/c:/Users/alejandro.carmona/AppData/Local/Programs/Microsoft%20VS%20Code/resources/app/out/vs/code/electron-browser/workbench/workbench.html" \o ""</w:instrText>
            </w:r>
            <w:r w:rsidRPr="007F7462">
              <w:fldChar w:fldCharType="separate"/>
            </w:r>
            <w:r w:rsidRPr="007F7462">
              <w:rPr>
                <w:rStyle w:val="Hipervnculo"/>
              </w:rPr>
              <w:t>index.ts</w:t>
            </w:r>
            <w:proofErr w:type="spellEnd"/>
            <w:r w:rsidRPr="007F7462"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DFEE1F7" w14:textId="77777777" w:rsidR="007F7462" w:rsidRPr="007F7462" w:rsidRDefault="007F7462" w:rsidP="007F7462">
            <w:r w:rsidRPr="007F7462">
              <w:t>4h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62F946D" w14:textId="77777777" w:rsidR="007F7462" w:rsidRPr="007F7462" w:rsidRDefault="007F7462" w:rsidP="007F7462">
            <w:r w:rsidRPr="007F7462">
              <w:t>Seguridad</w:t>
            </w:r>
          </w:p>
        </w:tc>
      </w:tr>
      <w:tr w:rsidR="007F7462" w:rsidRPr="007F7462" w14:paraId="3ACBEF9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0B2C879" w14:textId="77777777" w:rsidR="007F7462" w:rsidRPr="007F7462" w:rsidRDefault="007F7462" w:rsidP="007F7462">
            <w:r w:rsidRPr="007F7462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5C19FD2" w14:textId="77777777" w:rsidR="007F7462" w:rsidRPr="007F7462" w:rsidRDefault="007F7462" w:rsidP="007F7462">
            <w:r w:rsidRPr="007F7462">
              <w:t>Implementar validación de inputs con Zod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01D41A3" w14:textId="77777777" w:rsidR="007F7462" w:rsidRPr="007F7462" w:rsidRDefault="007F7462" w:rsidP="007F7462">
            <w:hyperlink r:id="rId8" w:history="1">
              <w:proofErr w:type="spellStart"/>
              <w:r w:rsidRPr="007F7462">
                <w:rPr>
                  <w:rStyle w:val="Hipervnculo"/>
                </w:rPr>
                <w:t>orders.ts</w:t>
              </w:r>
              <w:proofErr w:type="spellEnd"/>
            </w:hyperlink>
            <w:r w:rsidRPr="007F7462">
              <w:t>, </w:t>
            </w:r>
            <w:proofErr w:type="spellStart"/>
            <w:r w:rsidRPr="007F7462">
              <w:fldChar w:fldCharType="begin"/>
            </w:r>
            <w:r w:rsidRPr="007F7462">
              <w:instrText>HYPERLINK "vscode-file://vscode-app/c:/Users/alejandro.carmona/AppData/Local/Programs/Microsoft%20VS%20Code/resources/app/out/vs/code/electron-browser/workbench/workbench.html" \o ""</w:instrText>
            </w:r>
            <w:r w:rsidRPr="007F7462">
              <w:fldChar w:fldCharType="separate"/>
            </w:r>
            <w:r w:rsidRPr="007F7462">
              <w:rPr>
                <w:rStyle w:val="Hipervnculo"/>
              </w:rPr>
              <w:t>payments.ts</w:t>
            </w:r>
            <w:proofErr w:type="spellEnd"/>
            <w:r w:rsidRPr="007F7462"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D6BD7EB" w14:textId="77777777" w:rsidR="007F7462" w:rsidRPr="007F7462" w:rsidRDefault="007F7462" w:rsidP="007F7462">
            <w:r w:rsidRPr="007F7462">
              <w:t>6h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D4713B5" w14:textId="77777777" w:rsidR="007F7462" w:rsidRPr="007F7462" w:rsidRDefault="007F7462" w:rsidP="007F7462">
            <w:r w:rsidRPr="007F7462">
              <w:t>Seguridad</w:t>
            </w:r>
          </w:p>
        </w:tc>
      </w:tr>
      <w:tr w:rsidR="007F7462" w:rsidRPr="007F7462" w14:paraId="0765962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CB2DF07" w14:textId="77777777" w:rsidR="007F7462" w:rsidRPr="007F7462" w:rsidRDefault="007F7462" w:rsidP="007F7462">
            <w:r w:rsidRPr="007F7462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522D65A" w14:textId="77777777" w:rsidR="007F7462" w:rsidRPr="007F7462" w:rsidRDefault="007F7462" w:rsidP="007F7462">
            <w:r w:rsidRPr="007F7462">
              <w:t>Configurar CORS restrictivo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4860720" w14:textId="77777777" w:rsidR="007F7462" w:rsidRPr="007F7462" w:rsidRDefault="007F7462" w:rsidP="007F7462">
            <w:proofErr w:type="spellStart"/>
            <w:r w:rsidRPr="007F7462">
              <w:t>functions</w:t>
            </w:r>
            <w:proofErr w:type="spellEnd"/>
            <w:r w:rsidRPr="007F7462">
              <w:t>/</w:t>
            </w:r>
            <w:proofErr w:type="spellStart"/>
            <w:r w:rsidRPr="007F7462">
              <w:t>src</w:t>
            </w:r>
            <w:proofErr w:type="spellEnd"/>
            <w:r w:rsidRPr="007F7462">
              <w:t>/*.</w:t>
            </w:r>
            <w:proofErr w:type="spellStart"/>
            <w:r w:rsidRPr="007F7462">
              <w:t>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4CC1496" w14:textId="77777777" w:rsidR="007F7462" w:rsidRPr="007F7462" w:rsidRDefault="007F7462" w:rsidP="007F7462">
            <w:r w:rsidRPr="007F7462">
              <w:t>2h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43EC703" w14:textId="77777777" w:rsidR="007F7462" w:rsidRPr="007F7462" w:rsidRDefault="007F7462" w:rsidP="007F7462">
            <w:r w:rsidRPr="007F7462">
              <w:t>Seguridad</w:t>
            </w:r>
          </w:p>
        </w:tc>
      </w:tr>
      <w:tr w:rsidR="007F7462" w:rsidRPr="007F7462" w14:paraId="7CE71AA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F3D5A3C" w14:textId="77777777" w:rsidR="007F7462" w:rsidRPr="007F7462" w:rsidRDefault="007F7462" w:rsidP="007F7462">
            <w:r w:rsidRPr="007F7462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FBB9F5D" w14:textId="77777777" w:rsidR="007F7462" w:rsidRPr="007F7462" w:rsidRDefault="007F7462" w:rsidP="007F7462">
            <w:r w:rsidRPr="007F7462">
              <w:t>Agregar try/catch en todas las funciones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BDD9E61" w14:textId="77777777" w:rsidR="007F7462" w:rsidRPr="007F7462" w:rsidRDefault="007F7462" w:rsidP="007F7462">
            <w:hyperlink r:id="rId9" w:history="1">
              <w:proofErr w:type="spellStart"/>
              <w:r w:rsidRPr="007F7462">
                <w:rPr>
                  <w:rStyle w:val="Hipervnculo"/>
                </w:rPr>
                <w:t>payments.ts</w:t>
              </w:r>
              <w:proofErr w:type="spellEnd"/>
            </w:hyperlink>
            <w:r w:rsidRPr="007F7462">
              <w:t>, </w:t>
            </w:r>
            <w:proofErr w:type="spellStart"/>
            <w:r w:rsidRPr="007F7462">
              <w:fldChar w:fldCharType="begin"/>
            </w:r>
            <w:r w:rsidRPr="007F7462">
              <w:instrText>HYPERLINK "vscode-file://vscode-app/c:/Users/alejandro.carmona/AppData/Local/Programs/Microsoft%20VS%20Code/resources/app/out/vs/code/electron-browser/workbench/workbench.html" \o ""</w:instrText>
            </w:r>
            <w:r w:rsidRPr="007F7462">
              <w:fldChar w:fldCharType="separate"/>
            </w:r>
            <w:r w:rsidRPr="007F7462">
              <w:rPr>
                <w:rStyle w:val="Hipervnculo"/>
              </w:rPr>
              <w:t>orders.ts</w:t>
            </w:r>
            <w:proofErr w:type="spellEnd"/>
            <w:r w:rsidRPr="007F7462"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011E926" w14:textId="77777777" w:rsidR="007F7462" w:rsidRPr="007F7462" w:rsidRDefault="007F7462" w:rsidP="007F7462">
            <w:r w:rsidRPr="007F7462">
              <w:t>8h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A2A1EA9" w14:textId="77777777" w:rsidR="007F7462" w:rsidRPr="007F7462" w:rsidRDefault="007F7462" w:rsidP="007F7462">
            <w:r w:rsidRPr="007F7462">
              <w:t>Resiliencia</w:t>
            </w:r>
          </w:p>
        </w:tc>
      </w:tr>
      <w:tr w:rsidR="007F7462" w:rsidRPr="007F7462" w14:paraId="0BD7CFC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8F649AA" w14:textId="77777777" w:rsidR="007F7462" w:rsidRPr="007F7462" w:rsidRDefault="007F7462" w:rsidP="007F7462">
            <w:r w:rsidRPr="007F7462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B74E63C" w14:textId="77777777" w:rsidR="007F7462" w:rsidRPr="007F7462" w:rsidRDefault="007F7462" w:rsidP="007F7462">
            <w:r w:rsidRPr="007F7462">
              <w:t xml:space="preserve">Implementar </w:t>
            </w:r>
            <w:proofErr w:type="spellStart"/>
            <w:r w:rsidRPr="007F7462">
              <w:t>rate</w:t>
            </w:r>
            <w:proofErr w:type="spellEnd"/>
            <w:r w:rsidRPr="007F7462">
              <w:t xml:space="preserve"> </w:t>
            </w:r>
            <w:proofErr w:type="spellStart"/>
            <w:r w:rsidRPr="007F7462">
              <w:t>limiting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EB15FB8" w14:textId="77777777" w:rsidR="007F7462" w:rsidRPr="007F7462" w:rsidRDefault="007F7462" w:rsidP="007F7462">
            <w:hyperlink r:id="rId10" w:history="1">
              <w:proofErr w:type="spellStart"/>
              <w:r w:rsidRPr="007F7462">
                <w:rPr>
                  <w:rStyle w:val="Hipervnculo"/>
                </w:rPr>
                <w:t>index.ts</w:t>
              </w:r>
              <w:proofErr w:type="spellEnd"/>
            </w:hyperlink>
            <w:r w:rsidRPr="007F7462">
              <w:t xml:space="preserve"> + </w:t>
            </w:r>
            <w:proofErr w:type="spellStart"/>
            <w:r w:rsidRPr="007F7462">
              <w:t>Firebase</w:t>
            </w:r>
            <w:proofErr w:type="spellEnd"/>
            <w:r w:rsidRPr="007F7462">
              <w:t xml:space="preserve"> App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5B1DA1B" w14:textId="77777777" w:rsidR="007F7462" w:rsidRPr="007F7462" w:rsidRDefault="007F7462" w:rsidP="007F7462">
            <w:r w:rsidRPr="007F7462">
              <w:t>4h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309037F" w14:textId="77777777" w:rsidR="007F7462" w:rsidRPr="007F7462" w:rsidRDefault="007F7462" w:rsidP="007F7462">
            <w:r w:rsidRPr="007F7462">
              <w:t>Seguridad</w:t>
            </w:r>
          </w:p>
        </w:tc>
      </w:tr>
      <w:tr w:rsidR="007F7462" w:rsidRPr="007F7462" w14:paraId="18ECD16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14A679F" w14:textId="77777777" w:rsidR="007F7462" w:rsidRPr="007F7462" w:rsidRDefault="007F7462" w:rsidP="007F7462">
            <w:r w:rsidRPr="007F7462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E76324B" w14:textId="77777777" w:rsidR="007F7462" w:rsidRPr="007F7462" w:rsidRDefault="007F7462" w:rsidP="007F7462">
            <w:r w:rsidRPr="007F7462">
              <w:t xml:space="preserve">Crear </w:t>
            </w:r>
            <w:proofErr w:type="spellStart"/>
            <w:r w:rsidRPr="007F7462">
              <w:t>endpoint</w:t>
            </w:r>
            <w:proofErr w:type="spellEnd"/>
            <w:r w:rsidRPr="007F7462">
              <w:t> /</w:t>
            </w:r>
            <w:proofErr w:type="spellStart"/>
            <w:r w:rsidRPr="007F7462">
              <w:t>health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7743566" w14:textId="77777777" w:rsidR="007F7462" w:rsidRPr="007F7462" w:rsidRDefault="007F7462" w:rsidP="007F7462">
            <w:proofErr w:type="spellStart"/>
            <w:r w:rsidRPr="007F7462">
              <w:t>functions</w:t>
            </w:r>
            <w:proofErr w:type="spellEnd"/>
            <w:r w:rsidRPr="007F7462">
              <w:t>/</w:t>
            </w:r>
            <w:proofErr w:type="spellStart"/>
            <w:r w:rsidRPr="007F7462">
              <w:t>src</w:t>
            </w:r>
            <w:proofErr w:type="spellEnd"/>
            <w:r w:rsidRPr="007F7462">
              <w:t>/</w:t>
            </w:r>
            <w:proofErr w:type="spellStart"/>
            <w:r w:rsidRPr="007F7462">
              <w:t>health.ts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0314ED7" w14:textId="77777777" w:rsidR="007F7462" w:rsidRPr="007F7462" w:rsidRDefault="007F7462" w:rsidP="007F7462">
            <w:r w:rsidRPr="007F7462">
              <w:t>2h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EAA5E34" w14:textId="77777777" w:rsidR="007F7462" w:rsidRPr="007F7462" w:rsidRDefault="007F7462" w:rsidP="007F7462">
            <w:proofErr w:type="spellStart"/>
            <w:r w:rsidRPr="007F7462">
              <w:t>Observabilidad</w:t>
            </w:r>
            <w:proofErr w:type="spellEnd"/>
          </w:p>
        </w:tc>
      </w:tr>
      <w:tr w:rsidR="007F7462" w:rsidRPr="007F7462" w14:paraId="0F4EFC2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02A0E18" w14:textId="77777777" w:rsidR="007F7462" w:rsidRPr="007F7462" w:rsidRDefault="007F7462" w:rsidP="007F7462">
            <w:r w:rsidRPr="007F7462"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86B98F7" w14:textId="77777777" w:rsidR="007F7462" w:rsidRPr="007F7462" w:rsidRDefault="007F7462" w:rsidP="007F7462">
            <w:r w:rsidRPr="007F7462">
              <w:t xml:space="preserve">Implementar </w:t>
            </w:r>
            <w:proofErr w:type="spellStart"/>
            <w:r w:rsidRPr="007F7462">
              <w:t>structured</w:t>
            </w:r>
            <w:proofErr w:type="spellEnd"/>
            <w:r w:rsidRPr="007F7462">
              <w:t xml:space="preserve"> </w:t>
            </w:r>
            <w:proofErr w:type="spellStart"/>
            <w:r w:rsidRPr="007F7462">
              <w:t>logging</w:t>
            </w:r>
            <w:proofErr w:type="spellEnd"/>
            <w:r w:rsidRPr="007F7462">
              <w:t xml:space="preserve"> (Winston)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2D82B4C" w14:textId="77777777" w:rsidR="007F7462" w:rsidRPr="007F7462" w:rsidRDefault="007F7462" w:rsidP="007F7462">
            <w:proofErr w:type="spellStart"/>
            <w:r w:rsidRPr="007F7462">
              <w:t>functions</w:t>
            </w:r>
            <w:proofErr w:type="spellEnd"/>
            <w:r w:rsidRPr="007F7462">
              <w:t>/</w:t>
            </w:r>
            <w:proofErr w:type="spellStart"/>
            <w:r w:rsidRPr="007F7462">
              <w:t>src</w:t>
            </w:r>
            <w:proofErr w:type="spellEnd"/>
            <w:r w:rsidRPr="007F7462">
              <w:t>/*.</w:t>
            </w:r>
            <w:proofErr w:type="spellStart"/>
            <w:r w:rsidRPr="007F7462">
              <w:t>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A01EE48" w14:textId="77777777" w:rsidR="007F7462" w:rsidRPr="007F7462" w:rsidRDefault="007F7462" w:rsidP="007F7462">
            <w:r w:rsidRPr="007F7462">
              <w:t>6h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71F1AAB" w14:textId="77777777" w:rsidR="007F7462" w:rsidRPr="007F7462" w:rsidRDefault="007F7462" w:rsidP="007F7462">
            <w:proofErr w:type="spellStart"/>
            <w:r w:rsidRPr="007F7462">
              <w:t>Observabilidad</w:t>
            </w:r>
            <w:proofErr w:type="spellEnd"/>
          </w:p>
        </w:tc>
      </w:tr>
      <w:tr w:rsidR="007F7462" w:rsidRPr="007F7462" w14:paraId="429014A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42BF21A" w14:textId="77777777" w:rsidR="007F7462" w:rsidRPr="007F7462" w:rsidRDefault="007F7462" w:rsidP="007F7462">
            <w:r w:rsidRPr="007F7462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4F3C769" w14:textId="77777777" w:rsidR="007F7462" w:rsidRPr="007F7462" w:rsidRDefault="007F7462" w:rsidP="007F7462">
            <w:r w:rsidRPr="007F7462">
              <w:t xml:space="preserve">Agregar </w:t>
            </w:r>
            <w:proofErr w:type="spellStart"/>
            <w:r w:rsidRPr="007F7462">
              <w:t>tests</w:t>
            </w:r>
            <w:proofErr w:type="spellEnd"/>
            <w:r w:rsidRPr="007F7462">
              <w:t xml:space="preserve"> unitarios </w:t>
            </w:r>
            <w:proofErr w:type="spellStart"/>
            <w:r w:rsidRPr="007F7462">
              <w:t>core</w:t>
            </w:r>
            <w:proofErr w:type="spellEnd"/>
            <w:r w:rsidRPr="007F7462">
              <w:t xml:space="preserve"> (</w:t>
            </w:r>
            <w:proofErr w:type="spellStart"/>
            <w:r w:rsidRPr="007F7462">
              <w:t>orders</w:t>
            </w:r>
            <w:proofErr w:type="spellEnd"/>
            <w:r w:rsidRPr="007F7462">
              <w:t xml:space="preserve">, </w:t>
            </w:r>
            <w:proofErr w:type="spellStart"/>
            <w:r w:rsidRPr="007F7462">
              <w:t>payments</w:t>
            </w:r>
            <w:proofErr w:type="spellEnd"/>
            <w:r w:rsidRPr="007F7462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735B335" w14:textId="77777777" w:rsidR="007F7462" w:rsidRPr="007F7462" w:rsidRDefault="007F7462" w:rsidP="007F7462">
            <w:proofErr w:type="spellStart"/>
            <w:r w:rsidRPr="007F7462">
              <w:t>functions</w:t>
            </w:r>
            <w:proofErr w:type="spellEnd"/>
            <w:r w:rsidRPr="007F7462">
              <w:t>/</w:t>
            </w:r>
            <w:proofErr w:type="spellStart"/>
            <w:r w:rsidRPr="007F7462">
              <w:t>src</w:t>
            </w:r>
            <w:proofErr w:type="spellEnd"/>
            <w:r w:rsidRPr="007F7462">
              <w:t>/__</w:t>
            </w:r>
            <w:proofErr w:type="spellStart"/>
            <w:r w:rsidRPr="007F7462">
              <w:t>tests</w:t>
            </w:r>
            <w:proofErr w:type="spellEnd"/>
            <w:r w:rsidRPr="007F7462">
              <w:t>__/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228A43E" w14:textId="77777777" w:rsidR="007F7462" w:rsidRPr="007F7462" w:rsidRDefault="007F7462" w:rsidP="007F7462">
            <w:r w:rsidRPr="007F7462">
              <w:t>16h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C318389" w14:textId="77777777" w:rsidR="007F7462" w:rsidRPr="007F7462" w:rsidRDefault="007F7462" w:rsidP="007F7462">
            <w:r w:rsidRPr="007F7462">
              <w:t>Calidad</w:t>
            </w:r>
          </w:p>
        </w:tc>
      </w:tr>
      <w:tr w:rsidR="007F7462" w:rsidRPr="007F7462" w14:paraId="41E0058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C7470FB" w14:textId="77777777" w:rsidR="007F7462" w:rsidRPr="007F7462" w:rsidRDefault="007F7462" w:rsidP="007F7462">
            <w:r w:rsidRPr="007F7462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A1F16C4" w14:textId="77777777" w:rsidR="007F7462" w:rsidRPr="007F7462" w:rsidRDefault="007F7462" w:rsidP="007F7462">
            <w:r w:rsidRPr="007F7462">
              <w:t xml:space="preserve">Configurar CI/CD con GitHub </w:t>
            </w:r>
            <w:proofErr w:type="spellStart"/>
            <w:r w:rsidRPr="007F7462">
              <w:t>Actions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5B91EEA" w14:textId="77777777" w:rsidR="007F7462" w:rsidRPr="007F7462" w:rsidRDefault="007F7462" w:rsidP="007F7462">
            <w:r w:rsidRPr="007F7462">
              <w:t>.</w:t>
            </w:r>
            <w:proofErr w:type="spellStart"/>
            <w:r w:rsidRPr="007F7462">
              <w:t>github</w:t>
            </w:r>
            <w:proofErr w:type="spellEnd"/>
            <w:r w:rsidRPr="007F7462">
              <w:t>/</w:t>
            </w:r>
            <w:proofErr w:type="spellStart"/>
            <w:r w:rsidRPr="007F7462">
              <w:t>workflows</w:t>
            </w:r>
            <w:proofErr w:type="spellEnd"/>
            <w:r w:rsidRPr="007F7462">
              <w:t>/</w:t>
            </w:r>
            <w:proofErr w:type="spellStart"/>
            <w:r w:rsidRPr="007F7462">
              <w:t>deploy.yml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9E3DC51" w14:textId="77777777" w:rsidR="007F7462" w:rsidRPr="007F7462" w:rsidRDefault="007F7462" w:rsidP="007F7462">
            <w:r w:rsidRPr="007F7462">
              <w:t>4h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587B2B9" w14:textId="77777777" w:rsidR="007F7462" w:rsidRPr="007F7462" w:rsidRDefault="007F7462" w:rsidP="007F7462">
            <w:r w:rsidRPr="007F7462">
              <w:t>DevOps</w:t>
            </w:r>
          </w:p>
        </w:tc>
      </w:tr>
      <w:tr w:rsidR="007F7462" w:rsidRPr="007F7462" w14:paraId="507E8BF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A40C6DD" w14:textId="77777777" w:rsidR="007F7462" w:rsidRPr="007F7462" w:rsidRDefault="007F7462" w:rsidP="007F7462">
            <w:r w:rsidRPr="007F7462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219D651" w14:textId="77777777" w:rsidR="007F7462" w:rsidRPr="007F7462" w:rsidRDefault="007F7462" w:rsidP="007F7462">
            <w:r w:rsidRPr="007F7462">
              <w:t xml:space="preserve">Externalizar </w:t>
            </w:r>
            <w:proofErr w:type="spellStart"/>
            <w:r w:rsidRPr="007F7462">
              <w:t>URLs</w:t>
            </w:r>
            <w:proofErr w:type="spellEnd"/>
            <w:r w:rsidRPr="007F7462">
              <w:t xml:space="preserve"> a variables de entorno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43FA696" w14:textId="77777777" w:rsidR="007F7462" w:rsidRPr="007F7462" w:rsidRDefault="007F7462" w:rsidP="007F7462">
            <w:hyperlink r:id="rId11" w:history="1">
              <w:r w:rsidRPr="007F7462">
                <w:rPr>
                  <w:rStyle w:val="Hipervnculo"/>
                </w:rPr>
                <w:t>main.js</w:t>
              </w:r>
            </w:hyperlink>
            <w:r w:rsidRPr="007F7462">
              <w:t>, </w:t>
            </w:r>
            <w:proofErr w:type="spellStart"/>
            <w:r w:rsidRPr="007F7462">
              <w:t>functions</w:t>
            </w:r>
            <w:proofErr w:type="spellEnd"/>
            <w:r w:rsidRPr="007F7462">
              <w:t>/</w:t>
            </w:r>
            <w:proofErr w:type="spellStart"/>
            <w:r w:rsidRPr="007F7462">
              <w:t>src</w:t>
            </w:r>
            <w:proofErr w:type="spellEnd"/>
            <w:r w:rsidRPr="007F7462">
              <w:t>/*.</w:t>
            </w:r>
            <w:proofErr w:type="spellStart"/>
            <w:r w:rsidRPr="007F7462">
              <w:t>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8E69512" w14:textId="77777777" w:rsidR="007F7462" w:rsidRPr="007F7462" w:rsidRDefault="007F7462" w:rsidP="007F7462">
            <w:r w:rsidRPr="007F7462">
              <w:t>3h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0F19F72" w14:textId="77777777" w:rsidR="007F7462" w:rsidRPr="007F7462" w:rsidRDefault="007F7462" w:rsidP="007F7462">
            <w:r w:rsidRPr="007F7462">
              <w:t>Configuración</w:t>
            </w:r>
          </w:p>
        </w:tc>
      </w:tr>
    </w:tbl>
    <w:p w14:paraId="21CC5B60" w14:textId="77777777" w:rsidR="007F7462" w:rsidRPr="007F7462" w:rsidRDefault="007F7462" w:rsidP="007F7462">
      <w:proofErr w:type="gramStart"/>
      <w:r w:rsidRPr="007F7462">
        <w:rPr>
          <w:b/>
          <w:bCs/>
        </w:rPr>
        <w:t>Total</w:t>
      </w:r>
      <w:proofErr w:type="gramEnd"/>
      <w:r w:rsidRPr="007F7462">
        <w:rPr>
          <w:b/>
          <w:bCs/>
        </w:rPr>
        <w:t xml:space="preserve"> Esfuerzo Crítico</w:t>
      </w:r>
      <w:r w:rsidRPr="007F7462">
        <w:t>: </w:t>
      </w:r>
      <w:del w:id="0" w:author="Unknown">
        <w:r w:rsidRPr="007F7462">
          <w:delText>55 horas (</w:delText>
        </w:r>
      </w:del>
      <w:r w:rsidRPr="007F7462">
        <w:t>7 días de trabajo)</w:t>
      </w:r>
    </w:p>
    <w:p w14:paraId="37DA2C3F" w14:textId="77777777" w:rsidR="007F7462" w:rsidRPr="007F7462" w:rsidRDefault="00000000" w:rsidP="007F7462">
      <w:r>
        <w:pict w14:anchorId="2A6A231B">
          <v:rect id="_x0000_i1032" style="width:0;height:1.5pt" o:hralign="center" o:hrstd="t" o:hr="t" fillcolor="#a0a0a0" stroked="f"/>
        </w:pict>
      </w:r>
    </w:p>
    <w:p w14:paraId="47E03378" w14:textId="77777777" w:rsidR="007F7462" w:rsidRPr="007F7462" w:rsidRDefault="007F7462" w:rsidP="007F7462">
      <w:pPr>
        <w:rPr>
          <w:b/>
          <w:bCs/>
        </w:rPr>
      </w:pPr>
      <w:r w:rsidRPr="007F7462">
        <w:rPr>
          <w:rFonts w:ascii="Segoe UI Emoji" w:hAnsi="Segoe UI Emoji" w:cs="Segoe UI Emoji"/>
          <w:b/>
          <w:bCs/>
        </w:rPr>
        <w:t>🟠</w:t>
      </w:r>
      <w:r w:rsidRPr="007F7462">
        <w:rPr>
          <w:b/>
          <w:bCs/>
        </w:rPr>
        <w:t> IMPORTANTE (Recomendado antes de Producción)</w:t>
      </w:r>
    </w:p>
    <w:tbl>
      <w:tblPr>
        <w:tblW w:w="682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16"/>
        <w:gridCol w:w="1619"/>
        <w:gridCol w:w="3547"/>
        <w:gridCol w:w="1047"/>
        <w:gridCol w:w="1627"/>
      </w:tblGrid>
      <w:tr w:rsidR="007F7462" w:rsidRPr="007F7462" w14:paraId="50FE28B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F23607A" w14:textId="77777777" w:rsidR="007F7462" w:rsidRPr="007F7462" w:rsidRDefault="007F7462" w:rsidP="007F7462">
            <w:pPr>
              <w:rPr>
                <w:b/>
                <w:bCs/>
              </w:rPr>
            </w:pPr>
            <w:r w:rsidRPr="007F7462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B391904" w14:textId="77777777" w:rsidR="007F7462" w:rsidRPr="007F7462" w:rsidRDefault="007F7462" w:rsidP="007F7462">
            <w:pPr>
              <w:rPr>
                <w:b/>
                <w:bCs/>
              </w:rPr>
            </w:pPr>
            <w:r w:rsidRPr="007F7462">
              <w:rPr>
                <w:b/>
                <w:bCs/>
              </w:rPr>
              <w:t>Tarea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8816920" w14:textId="77777777" w:rsidR="007F7462" w:rsidRPr="007F7462" w:rsidRDefault="007F7462" w:rsidP="007F7462">
            <w:pPr>
              <w:rPr>
                <w:b/>
                <w:bCs/>
              </w:rPr>
            </w:pPr>
            <w:r w:rsidRPr="007F7462">
              <w:rPr>
                <w:b/>
                <w:bCs/>
              </w:rPr>
              <w:t>Archivo(s)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7AAACB9" w14:textId="77777777" w:rsidR="007F7462" w:rsidRPr="007F7462" w:rsidRDefault="007F7462" w:rsidP="007F7462">
            <w:pPr>
              <w:rPr>
                <w:b/>
                <w:bCs/>
              </w:rPr>
            </w:pPr>
            <w:r w:rsidRPr="007F7462">
              <w:rPr>
                <w:b/>
                <w:bCs/>
              </w:rPr>
              <w:t>Esfuerzo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9B0DC3F" w14:textId="77777777" w:rsidR="007F7462" w:rsidRPr="007F7462" w:rsidRDefault="007F7462" w:rsidP="007F7462">
            <w:pPr>
              <w:rPr>
                <w:b/>
                <w:bCs/>
              </w:rPr>
            </w:pPr>
            <w:r w:rsidRPr="007F7462">
              <w:rPr>
                <w:b/>
                <w:bCs/>
              </w:rPr>
              <w:t>Impacto</w:t>
            </w:r>
          </w:p>
        </w:tc>
      </w:tr>
      <w:tr w:rsidR="007F7462" w:rsidRPr="007F7462" w14:paraId="5F97238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16CC76D" w14:textId="77777777" w:rsidR="007F7462" w:rsidRPr="007F7462" w:rsidRDefault="007F7462" w:rsidP="007F7462">
            <w:r w:rsidRPr="007F7462"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52B7D5D" w14:textId="77777777" w:rsidR="007F7462" w:rsidRPr="007F7462" w:rsidRDefault="007F7462" w:rsidP="007F7462">
            <w:r w:rsidRPr="007F7462">
              <w:t xml:space="preserve">Implementar </w:t>
            </w:r>
            <w:proofErr w:type="spellStart"/>
            <w:r w:rsidRPr="007F7462">
              <w:t>retry</w:t>
            </w:r>
            <w:proofErr w:type="spellEnd"/>
            <w:r w:rsidRPr="007F7462">
              <w:t xml:space="preserve"> </w:t>
            </w:r>
            <w:proofErr w:type="spellStart"/>
            <w:r w:rsidRPr="007F7462">
              <w:t>logic</w:t>
            </w:r>
            <w:proofErr w:type="spellEnd"/>
            <w:r w:rsidRPr="007F7462">
              <w:t xml:space="preserve"> para </w:t>
            </w:r>
            <w:proofErr w:type="spellStart"/>
            <w:r w:rsidRPr="007F7462">
              <w:t>Zapier</w:t>
            </w:r>
            <w:proofErr w:type="spellEnd"/>
            <w:r w:rsidRPr="007F7462">
              <w:t>/</w:t>
            </w:r>
            <w:proofErr w:type="spellStart"/>
            <w:r w:rsidRPr="007F7462">
              <w:t>Wompi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0750750" w14:textId="77777777" w:rsidR="007F7462" w:rsidRPr="007F7462" w:rsidRDefault="007F7462" w:rsidP="007F7462">
            <w:hyperlink r:id="rId12" w:history="1">
              <w:proofErr w:type="spellStart"/>
              <w:r w:rsidRPr="007F7462">
                <w:rPr>
                  <w:rStyle w:val="Hipervnculo"/>
                </w:rPr>
                <w:t>index.ts</w:t>
              </w:r>
              <w:proofErr w:type="spellEnd"/>
            </w:hyperlink>
            <w:r w:rsidRPr="007F7462">
              <w:t>, </w:t>
            </w:r>
            <w:proofErr w:type="spellStart"/>
            <w:r w:rsidRPr="007F7462">
              <w:fldChar w:fldCharType="begin"/>
            </w:r>
            <w:r w:rsidRPr="007F7462">
              <w:instrText>HYPERLINK "vscode-file://vscode-app/c:/Users/alejandro.carmona/AppData/Local/Programs/Microsoft%20VS%20Code/resources/app/out/vs/code/electron-browser/workbench/workbench.html" \o ""</w:instrText>
            </w:r>
            <w:r w:rsidRPr="007F7462">
              <w:fldChar w:fldCharType="separate"/>
            </w:r>
            <w:r w:rsidRPr="007F7462">
              <w:rPr>
                <w:rStyle w:val="Hipervnculo"/>
              </w:rPr>
              <w:t>payments.ts</w:t>
            </w:r>
            <w:proofErr w:type="spellEnd"/>
            <w:r w:rsidRPr="007F7462"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4A6808C" w14:textId="77777777" w:rsidR="007F7462" w:rsidRPr="007F7462" w:rsidRDefault="007F7462" w:rsidP="007F7462">
            <w:r w:rsidRPr="007F7462">
              <w:t>4h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29E57B3" w14:textId="77777777" w:rsidR="007F7462" w:rsidRPr="007F7462" w:rsidRDefault="007F7462" w:rsidP="007F7462">
            <w:r w:rsidRPr="007F7462">
              <w:t>Resiliencia</w:t>
            </w:r>
          </w:p>
        </w:tc>
      </w:tr>
      <w:tr w:rsidR="007F7462" w:rsidRPr="007F7462" w14:paraId="7C03620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43AC00B" w14:textId="77777777" w:rsidR="007F7462" w:rsidRPr="007F7462" w:rsidRDefault="007F7462" w:rsidP="007F7462">
            <w:r w:rsidRPr="007F7462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CE64336" w14:textId="77777777" w:rsidR="007F7462" w:rsidRPr="007F7462" w:rsidRDefault="007F7462" w:rsidP="007F7462">
            <w:r w:rsidRPr="007F7462">
              <w:t xml:space="preserve">Agregar </w:t>
            </w:r>
            <w:proofErr w:type="spellStart"/>
            <w:r w:rsidRPr="007F7462">
              <w:t>Circuit</w:t>
            </w:r>
            <w:proofErr w:type="spellEnd"/>
            <w:r w:rsidRPr="007F7462">
              <w:t xml:space="preserve"> Breaker para </w:t>
            </w:r>
            <w:proofErr w:type="spellStart"/>
            <w:r w:rsidRPr="007F7462">
              <w:t>Wompi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8AD2098" w14:textId="77777777" w:rsidR="007F7462" w:rsidRPr="007F7462" w:rsidRDefault="007F7462" w:rsidP="007F7462">
            <w:hyperlink r:id="rId13" w:history="1">
              <w:proofErr w:type="spellStart"/>
              <w:r w:rsidRPr="007F7462">
                <w:rPr>
                  <w:rStyle w:val="Hipervnculo"/>
                </w:rPr>
                <w:t>payments.ts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4C846FA" w14:textId="77777777" w:rsidR="007F7462" w:rsidRPr="007F7462" w:rsidRDefault="007F7462" w:rsidP="007F7462">
            <w:r w:rsidRPr="007F7462">
              <w:t>3h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257C3E9" w14:textId="77777777" w:rsidR="007F7462" w:rsidRPr="007F7462" w:rsidRDefault="007F7462" w:rsidP="007F7462">
            <w:r w:rsidRPr="007F7462">
              <w:t>Resiliencia</w:t>
            </w:r>
          </w:p>
        </w:tc>
      </w:tr>
      <w:tr w:rsidR="007F7462" w:rsidRPr="007F7462" w14:paraId="7DA4872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8D3F8EA" w14:textId="77777777" w:rsidR="007F7462" w:rsidRPr="007F7462" w:rsidRDefault="007F7462" w:rsidP="007F7462">
            <w:r w:rsidRPr="007F7462"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7010218" w14:textId="77777777" w:rsidR="007F7462" w:rsidRPr="007F7462" w:rsidRDefault="007F7462" w:rsidP="007F7462">
            <w:r w:rsidRPr="007F7462">
              <w:t xml:space="preserve">Implementar </w:t>
            </w:r>
            <w:proofErr w:type="spellStart"/>
            <w:r w:rsidRPr="007F7462">
              <w:t>OpenTelemetry</w:t>
            </w:r>
            <w:proofErr w:type="spellEnd"/>
            <w:r w:rsidRPr="007F7462">
              <w:t xml:space="preserve"> para métricas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CBA51CC" w14:textId="77777777" w:rsidR="007F7462" w:rsidRPr="007F7462" w:rsidRDefault="007F7462" w:rsidP="007F7462">
            <w:proofErr w:type="spellStart"/>
            <w:r w:rsidRPr="007F7462">
              <w:t>functions</w:t>
            </w:r>
            <w:proofErr w:type="spellEnd"/>
            <w:r w:rsidRPr="007F7462">
              <w:t>/</w:t>
            </w:r>
            <w:proofErr w:type="spellStart"/>
            <w:r w:rsidRPr="007F7462">
              <w:t>src</w:t>
            </w:r>
            <w:proofErr w:type="spellEnd"/>
            <w:r w:rsidRPr="007F7462">
              <w:t>/*.</w:t>
            </w:r>
            <w:proofErr w:type="spellStart"/>
            <w:r w:rsidRPr="007F7462">
              <w:t>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2E0DB5A" w14:textId="77777777" w:rsidR="007F7462" w:rsidRPr="007F7462" w:rsidRDefault="007F7462" w:rsidP="007F7462">
            <w:r w:rsidRPr="007F7462">
              <w:t>8h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74BAFD1" w14:textId="77777777" w:rsidR="007F7462" w:rsidRPr="007F7462" w:rsidRDefault="007F7462" w:rsidP="007F7462">
            <w:proofErr w:type="spellStart"/>
            <w:r w:rsidRPr="007F7462">
              <w:t>Observabilidad</w:t>
            </w:r>
            <w:proofErr w:type="spellEnd"/>
          </w:p>
        </w:tc>
      </w:tr>
      <w:tr w:rsidR="007F7462" w:rsidRPr="007F7462" w14:paraId="6751F14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BE26DD4" w14:textId="77777777" w:rsidR="007F7462" w:rsidRPr="007F7462" w:rsidRDefault="007F7462" w:rsidP="007F7462">
            <w:r w:rsidRPr="007F7462"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89C3A41" w14:textId="77777777" w:rsidR="007F7462" w:rsidRPr="007F7462" w:rsidRDefault="007F7462" w:rsidP="007F7462">
            <w:proofErr w:type="spellStart"/>
            <w:r w:rsidRPr="007F7462">
              <w:t>Tests</w:t>
            </w:r>
            <w:proofErr w:type="spellEnd"/>
            <w:r w:rsidRPr="007F7462">
              <w:t xml:space="preserve"> de integración E2E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C739A18" w14:textId="77777777" w:rsidR="007F7462" w:rsidRPr="007F7462" w:rsidRDefault="007F7462" w:rsidP="007F7462">
            <w:proofErr w:type="spellStart"/>
            <w:r w:rsidRPr="007F7462">
              <w:t>functions</w:t>
            </w:r>
            <w:proofErr w:type="spellEnd"/>
            <w:r w:rsidRPr="007F7462">
              <w:t>/</w:t>
            </w:r>
            <w:proofErr w:type="spellStart"/>
            <w:r w:rsidRPr="007F7462">
              <w:t>src</w:t>
            </w:r>
            <w:proofErr w:type="spellEnd"/>
            <w:r w:rsidRPr="007F7462">
              <w:t>/__</w:t>
            </w:r>
            <w:proofErr w:type="spellStart"/>
            <w:r w:rsidRPr="007F7462">
              <w:t>tests</w:t>
            </w:r>
            <w:proofErr w:type="spellEnd"/>
            <w:r w:rsidRPr="007F7462">
              <w:t>__/</w:t>
            </w:r>
            <w:proofErr w:type="spellStart"/>
            <w:r w:rsidRPr="007F7462">
              <w:t>integration</w:t>
            </w:r>
            <w:proofErr w:type="spellEnd"/>
            <w:r w:rsidRPr="007F7462"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9EB5353" w14:textId="77777777" w:rsidR="007F7462" w:rsidRPr="007F7462" w:rsidRDefault="007F7462" w:rsidP="007F7462">
            <w:r w:rsidRPr="007F7462">
              <w:t>12h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3E8715D" w14:textId="77777777" w:rsidR="007F7462" w:rsidRPr="007F7462" w:rsidRDefault="007F7462" w:rsidP="007F7462">
            <w:r w:rsidRPr="007F7462">
              <w:t>Calidad</w:t>
            </w:r>
          </w:p>
        </w:tc>
      </w:tr>
      <w:tr w:rsidR="007F7462" w:rsidRPr="007F7462" w14:paraId="6B2E34D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DA2DBC2" w14:textId="77777777" w:rsidR="007F7462" w:rsidRPr="007F7462" w:rsidRDefault="007F7462" w:rsidP="007F7462">
            <w:r w:rsidRPr="007F7462">
              <w:lastRenderedPageBreak/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BD57192" w14:textId="77777777" w:rsidR="007F7462" w:rsidRPr="007F7462" w:rsidRDefault="007F7462" w:rsidP="007F7462">
            <w:proofErr w:type="spellStart"/>
            <w:r w:rsidRPr="007F7462">
              <w:t>Tests</w:t>
            </w:r>
            <w:proofErr w:type="spellEnd"/>
            <w:r w:rsidRPr="007F7462">
              <w:t xml:space="preserve"> E2E </w:t>
            </w:r>
            <w:proofErr w:type="spellStart"/>
            <w:r w:rsidRPr="007F7462">
              <w:t>frontend</w:t>
            </w:r>
            <w:proofErr w:type="spellEnd"/>
            <w:r w:rsidRPr="007F7462">
              <w:t xml:space="preserve"> con </w:t>
            </w:r>
            <w:proofErr w:type="spellStart"/>
            <w:r w:rsidRPr="007F7462">
              <w:t>Playwright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672F4E9" w14:textId="77777777" w:rsidR="007F7462" w:rsidRPr="007F7462" w:rsidRDefault="007F7462" w:rsidP="007F7462">
            <w:r w:rsidRPr="007F7462">
              <w:t>web/__</w:t>
            </w:r>
            <w:proofErr w:type="spellStart"/>
            <w:r w:rsidRPr="007F7462">
              <w:t>tests</w:t>
            </w:r>
            <w:proofErr w:type="spellEnd"/>
            <w:r w:rsidRPr="007F7462">
              <w:t>__/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32A66AF" w14:textId="77777777" w:rsidR="007F7462" w:rsidRPr="007F7462" w:rsidRDefault="007F7462" w:rsidP="007F7462">
            <w:r w:rsidRPr="007F7462">
              <w:t>8h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CB231D2" w14:textId="77777777" w:rsidR="007F7462" w:rsidRPr="007F7462" w:rsidRDefault="007F7462" w:rsidP="007F7462">
            <w:r w:rsidRPr="007F7462">
              <w:t>Calidad</w:t>
            </w:r>
          </w:p>
        </w:tc>
      </w:tr>
      <w:tr w:rsidR="007F7462" w:rsidRPr="007F7462" w14:paraId="02458F4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6AEA127" w14:textId="77777777" w:rsidR="007F7462" w:rsidRPr="007F7462" w:rsidRDefault="007F7462" w:rsidP="007F7462">
            <w:r w:rsidRPr="007F7462"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4694F13" w14:textId="77777777" w:rsidR="007F7462" w:rsidRPr="007F7462" w:rsidRDefault="007F7462" w:rsidP="007F7462">
            <w:r w:rsidRPr="007F7462">
              <w:t xml:space="preserve">Auditoría de dependencias + </w:t>
            </w:r>
            <w:proofErr w:type="spellStart"/>
            <w:r w:rsidRPr="007F7462">
              <w:t>Dependabot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70B7A0B" w14:textId="77777777" w:rsidR="007F7462" w:rsidRPr="007F7462" w:rsidRDefault="007F7462" w:rsidP="007F7462">
            <w:r w:rsidRPr="007F7462">
              <w:t>.</w:t>
            </w:r>
            <w:proofErr w:type="spellStart"/>
            <w:r w:rsidRPr="007F7462">
              <w:t>github</w:t>
            </w:r>
            <w:proofErr w:type="spellEnd"/>
            <w:r w:rsidRPr="007F7462">
              <w:t>/</w:t>
            </w:r>
            <w:proofErr w:type="spellStart"/>
            <w:r w:rsidRPr="007F7462">
              <w:t>dependabot.yml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E55F8A6" w14:textId="77777777" w:rsidR="007F7462" w:rsidRPr="007F7462" w:rsidRDefault="007F7462" w:rsidP="007F7462">
            <w:r w:rsidRPr="007F7462">
              <w:t>2h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330CD6D" w14:textId="77777777" w:rsidR="007F7462" w:rsidRPr="007F7462" w:rsidRDefault="007F7462" w:rsidP="007F7462">
            <w:r w:rsidRPr="007F7462">
              <w:t>Seguridad</w:t>
            </w:r>
          </w:p>
        </w:tc>
      </w:tr>
      <w:tr w:rsidR="007F7462" w:rsidRPr="007F7462" w14:paraId="3E49311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195CDD1" w14:textId="77777777" w:rsidR="007F7462" w:rsidRPr="007F7462" w:rsidRDefault="007F7462" w:rsidP="007F7462">
            <w:r w:rsidRPr="007F7462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B05988C" w14:textId="77777777" w:rsidR="007F7462" w:rsidRPr="007F7462" w:rsidRDefault="007F7462" w:rsidP="007F7462">
            <w:r w:rsidRPr="007F7462">
              <w:t>Implementar auditoría de cambios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0BA0BF4" w14:textId="77777777" w:rsidR="007F7462" w:rsidRPr="007F7462" w:rsidRDefault="007F7462" w:rsidP="007F7462">
            <w:proofErr w:type="spellStart"/>
            <w:r w:rsidRPr="007F7462">
              <w:t>functions</w:t>
            </w:r>
            <w:proofErr w:type="spellEnd"/>
            <w:r w:rsidRPr="007F7462">
              <w:t>/</w:t>
            </w:r>
            <w:proofErr w:type="spellStart"/>
            <w:r w:rsidRPr="007F7462">
              <w:t>src</w:t>
            </w:r>
            <w:proofErr w:type="spellEnd"/>
            <w:r w:rsidRPr="007F7462">
              <w:t>/</w:t>
            </w:r>
            <w:proofErr w:type="spellStart"/>
            <w:r w:rsidRPr="007F7462">
              <w:t>audit.ts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C6941FE" w14:textId="77777777" w:rsidR="007F7462" w:rsidRPr="007F7462" w:rsidRDefault="007F7462" w:rsidP="007F7462">
            <w:r w:rsidRPr="007F7462">
              <w:t>4h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D158982" w14:textId="77777777" w:rsidR="007F7462" w:rsidRPr="007F7462" w:rsidRDefault="007F7462" w:rsidP="007F7462">
            <w:r w:rsidRPr="007F7462">
              <w:t>Seguridad</w:t>
            </w:r>
          </w:p>
        </w:tc>
      </w:tr>
      <w:tr w:rsidR="007F7462" w:rsidRPr="007F7462" w14:paraId="67A8592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8EC484C" w14:textId="77777777" w:rsidR="007F7462" w:rsidRPr="007F7462" w:rsidRDefault="007F7462" w:rsidP="007F7462">
            <w:r w:rsidRPr="007F7462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B9E4D66" w14:textId="77777777" w:rsidR="007F7462" w:rsidRPr="007F7462" w:rsidRDefault="007F7462" w:rsidP="007F7462">
            <w:r w:rsidRPr="007F7462">
              <w:t xml:space="preserve">Configurar </w:t>
            </w:r>
            <w:proofErr w:type="spellStart"/>
            <w:r w:rsidRPr="007F7462">
              <w:t>Uptime</w:t>
            </w:r>
            <w:proofErr w:type="spellEnd"/>
            <w:r w:rsidRPr="007F7462">
              <w:t xml:space="preserve"> </w:t>
            </w:r>
            <w:proofErr w:type="spellStart"/>
            <w:r w:rsidRPr="007F7462">
              <w:t>Monitoring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30C07F7" w14:textId="77777777" w:rsidR="007F7462" w:rsidRPr="007F7462" w:rsidRDefault="007F7462" w:rsidP="007F7462">
            <w:r w:rsidRPr="007F7462">
              <w:t>Google Cloud Console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F9A5444" w14:textId="77777777" w:rsidR="007F7462" w:rsidRPr="007F7462" w:rsidRDefault="007F7462" w:rsidP="007F7462">
            <w:r w:rsidRPr="007F7462">
              <w:t>2h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E9F7DC3" w14:textId="77777777" w:rsidR="007F7462" w:rsidRPr="007F7462" w:rsidRDefault="007F7462" w:rsidP="007F7462">
            <w:r w:rsidRPr="007F7462">
              <w:t>DevOps</w:t>
            </w:r>
          </w:p>
        </w:tc>
      </w:tr>
      <w:tr w:rsidR="007F7462" w:rsidRPr="007F7462" w14:paraId="74CC750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0706F81" w14:textId="77777777" w:rsidR="007F7462" w:rsidRPr="007F7462" w:rsidRDefault="007F7462" w:rsidP="007F7462">
            <w:r w:rsidRPr="007F7462"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4726EE5" w14:textId="77777777" w:rsidR="007F7462" w:rsidRPr="007F7462" w:rsidRDefault="007F7462" w:rsidP="007F7462">
            <w:r w:rsidRPr="007F7462">
              <w:t xml:space="preserve">Agregar Cache-Control </w:t>
            </w:r>
            <w:proofErr w:type="spellStart"/>
            <w:r w:rsidRPr="007F7462">
              <w:t>headers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5152886" w14:textId="77777777" w:rsidR="007F7462" w:rsidRPr="007F7462" w:rsidRDefault="007F7462" w:rsidP="007F7462">
            <w:hyperlink r:id="rId14" w:history="1">
              <w:proofErr w:type="spellStart"/>
              <w:proofErr w:type="gramStart"/>
              <w:r w:rsidRPr="007F7462">
                <w:rPr>
                  <w:rStyle w:val="Hipervnculo"/>
                </w:rPr>
                <w:t>firebase.json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7C074A5" w14:textId="77777777" w:rsidR="007F7462" w:rsidRPr="007F7462" w:rsidRDefault="007F7462" w:rsidP="007F7462">
            <w:r w:rsidRPr="007F7462">
              <w:t>1h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D47C138" w14:textId="77777777" w:rsidR="007F7462" w:rsidRPr="007F7462" w:rsidRDefault="007F7462" w:rsidP="007F7462">
            <w:r w:rsidRPr="007F7462">
              <w:t>Performance</w:t>
            </w:r>
          </w:p>
        </w:tc>
      </w:tr>
      <w:tr w:rsidR="007F7462" w:rsidRPr="007F7462" w14:paraId="336DC06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2B29F20" w14:textId="77777777" w:rsidR="007F7462" w:rsidRPr="007F7462" w:rsidRDefault="007F7462" w:rsidP="007F7462">
            <w:r w:rsidRPr="007F7462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98F8C20" w14:textId="77777777" w:rsidR="007F7462" w:rsidRPr="007F7462" w:rsidRDefault="007F7462" w:rsidP="007F7462">
            <w:r w:rsidRPr="007F7462">
              <w:t xml:space="preserve">Documentar procedimiento de </w:t>
            </w:r>
            <w:proofErr w:type="spellStart"/>
            <w:r w:rsidRPr="007F7462">
              <w:t>rollback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2FFB159" w14:textId="77777777" w:rsidR="007F7462" w:rsidRPr="007F7462" w:rsidRDefault="007F7462" w:rsidP="007F7462">
            <w:r w:rsidRPr="007F7462">
              <w:t>RUNBOOK.md (crear)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6435169" w14:textId="77777777" w:rsidR="007F7462" w:rsidRPr="007F7462" w:rsidRDefault="007F7462" w:rsidP="007F7462">
            <w:r w:rsidRPr="007F7462">
              <w:t>3h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F971E30" w14:textId="77777777" w:rsidR="007F7462" w:rsidRPr="007F7462" w:rsidRDefault="007F7462" w:rsidP="007F7462">
            <w:r w:rsidRPr="007F7462">
              <w:t>DevOps</w:t>
            </w:r>
          </w:p>
        </w:tc>
      </w:tr>
    </w:tbl>
    <w:p w14:paraId="147BD6CA" w14:textId="77777777" w:rsidR="007F7462" w:rsidRPr="007F7462" w:rsidRDefault="007F7462" w:rsidP="007F7462">
      <w:proofErr w:type="gramStart"/>
      <w:r w:rsidRPr="007F7462">
        <w:rPr>
          <w:b/>
          <w:bCs/>
        </w:rPr>
        <w:t>Total</w:t>
      </w:r>
      <w:proofErr w:type="gramEnd"/>
      <w:r w:rsidRPr="007F7462">
        <w:rPr>
          <w:b/>
          <w:bCs/>
        </w:rPr>
        <w:t xml:space="preserve"> Esfuerzo Importante</w:t>
      </w:r>
      <w:r w:rsidRPr="007F7462">
        <w:t>: </w:t>
      </w:r>
      <w:del w:id="1" w:author="Unknown">
        <w:r w:rsidRPr="007F7462">
          <w:delText>47 horas (</w:delText>
        </w:r>
      </w:del>
      <w:r w:rsidRPr="007F7462">
        <w:t>6 días de trabajo)</w:t>
      </w:r>
    </w:p>
    <w:p w14:paraId="6DEBB7E8" w14:textId="77777777" w:rsidR="007F7462" w:rsidRPr="007F7462" w:rsidRDefault="00000000" w:rsidP="007F7462">
      <w:r>
        <w:pict w14:anchorId="44D1857F">
          <v:rect id="_x0000_i1033" style="width:0;height:1.5pt" o:hralign="center" o:hrstd="t" o:hr="t" fillcolor="#a0a0a0" stroked="f"/>
        </w:pict>
      </w:r>
    </w:p>
    <w:p w14:paraId="06FB25C9" w14:textId="77777777" w:rsidR="007F7462" w:rsidRPr="007F7462" w:rsidRDefault="007F7462" w:rsidP="007F7462">
      <w:pPr>
        <w:rPr>
          <w:b/>
          <w:bCs/>
        </w:rPr>
      </w:pPr>
      <w:r w:rsidRPr="007F7462">
        <w:rPr>
          <w:rFonts w:ascii="Segoe UI Emoji" w:hAnsi="Segoe UI Emoji" w:cs="Segoe UI Emoji"/>
          <w:b/>
          <w:bCs/>
        </w:rPr>
        <w:t>🟢</w:t>
      </w:r>
      <w:r w:rsidRPr="007F7462">
        <w:rPr>
          <w:b/>
          <w:bCs/>
        </w:rPr>
        <w:t> DESEABLE (Post-</w:t>
      </w:r>
      <w:proofErr w:type="spellStart"/>
      <w:r w:rsidRPr="007F7462">
        <w:rPr>
          <w:b/>
          <w:bCs/>
        </w:rPr>
        <w:t>Launch</w:t>
      </w:r>
      <w:proofErr w:type="spellEnd"/>
      <w:r w:rsidRPr="007F7462">
        <w:rPr>
          <w:b/>
          <w:bCs/>
        </w:rPr>
        <w:t xml:space="preserve"> </w:t>
      </w:r>
      <w:proofErr w:type="spellStart"/>
      <w:r w:rsidRPr="007F7462">
        <w:rPr>
          <w:b/>
          <w:bCs/>
        </w:rPr>
        <w:t>Improvements</w:t>
      </w:r>
      <w:proofErr w:type="spellEnd"/>
      <w:r w:rsidRPr="007F7462">
        <w:rPr>
          <w:b/>
          <w:bCs/>
        </w:rPr>
        <w:t>)</w:t>
      </w:r>
    </w:p>
    <w:tbl>
      <w:tblPr>
        <w:tblW w:w="682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16"/>
        <w:gridCol w:w="1625"/>
        <w:gridCol w:w="3374"/>
        <w:gridCol w:w="1047"/>
        <w:gridCol w:w="1627"/>
      </w:tblGrid>
      <w:tr w:rsidR="007F7462" w:rsidRPr="007F7462" w14:paraId="672DE68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BE55613" w14:textId="77777777" w:rsidR="007F7462" w:rsidRPr="007F7462" w:rsidRDefault="007F7462" w:rsidP="007F7462">
            <w:pPr>
              <w:rPr>
                <w:b/>
                <w:bCs/>
              </w:rPr>
            </w:pPr>
            <w:r w:rsidRPr="007F7462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82410BC" w14:textId="77777777" w:rsidR="007F7462" w:rsidRPr="007F7462" w:rsidRDefault="007F7462" w:rsidP="007F7462">
            <w:pPr>
              <w:rPr>
                <w:b/>
                <w:bCs/>
              </w:rPr>
            </w:pPr>
            <w:r w:rsidRPr="007F7462">
              <w:rPr>
                <w:b/>
                <w:bCs/>
              </w:rPr>
              <w:t>Tarea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AA2E39F" w14:textId="77777777" w:rsidR="007F7462" w:rsidRPr="007F7462" w:rsidRDefault="007F7462" w:rsidP="007F7462">
            <w:pPr>
              <w:rPr>
                <w:b/>
                <w:bCs/>
              </w:rPr>
            </w:pPr>
            <w:r w:rsidRPr="007F7462">
              <w:rPr>
                <w:b/>
                <w:bCs/>
              </w:rPr>
              <w:t>Archivo(s)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603371B" w14:textId="77777777" w:rsidR="007F7462" w:rsidRPr="007F7462" w:rsidRDefault="007F7462" w:rsidP="007F7462">
            <w:pPr>
              <w:rPr>
                <w:b/>
                <w:bCs/>
              </w:rPr>
            </w:pPr>
            <w:r w:rsidRPr="007F7462">
              <w:rPr>
                <w:b/>
                <w:bCs/>
              </w:rPr>
              <w:t>Esfuerzo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465F9D3" w14:textId="77777777" w:rsidR="007F7462" w:rsidRPr="007F7462" w:rsidRDefault="007F7462" w:rsidP="007F7462">
            <w:pPr>
              <w:rPr>
                <w:b/>
                <w:bCs/>
              </w:rPr>
            </w:pPr>
            <w:r w:rsidRPr="007F7462">
              <w:rPr>
                <w:b/>
                <w:bCs/>
              </w:rPr>
              <w:t>Impacto</w:t>
            </w:r>
          </w:p>
        </w:tc>
      </w:tr>
      <w:tr w:rsidR="007F7462" w:rsidRPr="007F7462" w14:paraId="2431CB3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6F17878" w14:textId="77777777" w:rsidR="007F7462" w:rsidRPr="007F7462" w:rsidRDefault="007F7462" w:rsidP="007F7462">
            <w:r w:rsidRPr="007F7462"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8A792F8" w14:textId="77777777" w:rsidR="007F7462" w:rsidRPr="007F7462" w:rsidRDefault="007F7462" w:rsidP="007F7462">
            <w:r w:rsidRPr="007F7462">
              <w:t xml:space="preserve">Implementar </w:t>
            </w:r>
            <w:proofErr w:type="spellStart"/>
            <w:r w:rsidRPr="007F7462">
              <w:t>webhooks</w:t>
            </w:r>
            <w:proofErr w:type="spellEnd"/>
            <w:r w:rsidRPr="007F7462">
              <w:t xml:space="preserve"> de </w:t>
            </w:r>
            <w:proofErr w:type="spellStart"/>
            <w:r w:rsidRPr="007F7462">
              <w:t>Wompi</w:t>
            </w:r>
            <w:proofErr w:type="spellEnd"/>
            <w:r w:rsidRPr="007F7462">
              <w:t xml:space="preserve"> (vs </w:t>
            </w:r>
            <w:proofErr w:type="spellStart"/>
            <w:r w:rsidRPr="007F7462">
              <w:t>polling</w:t>
            </w:r>
            <w:proofErr w:type="spellEnd"/>
            <w:r w:rsidRPr="007F7462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FBE2C35" w14:textId="77777777" w:rsidR="007F7462" w:rsidRPr="007F7462" w:rsidRDefault="007F7462" w:rsidP="007F7462">
            <w:proofErr w:type="spellStart"/>
            <w:r w:rsidRPr="007F7462">
              <w:t>functions</w:t>
            </w:r>
            <w:proofErr w:type="spellEnd"/>
            <w:r w:rsidRPr="007F7462">
              <w:t>/</w:t>
            </w:r>
            <w:proofErr w:type="spellStart"/>
            <w:r w:rsidRPr="007F7462">
              <w:t>src</w:t>
            </w:r>
            <w:proofErr w:type="spellEnd"/>
            <w:r w:rsidRPr="007F7462">
              <w:t>/</w:t>
            </w:r>
            <w:proofErr w:type="spellStart"/>
            <w:r w:rsidRPr="007F7462">
              <w:t>webhooks.ts</w:t>
            </w:r>
            <w:proofErr w:type="spellEnd"/>
            <w:r w:rsidRPr="007F7462">
              <w:t> (crear)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DB2A740" w14:textId="77777777" w:rsidR="007F7462" w:rsidRPr="007F7462" w:rsidRDefault="007F7462" w:rsidP="007F7462">
            <w:r w:rsidRPr="007F7462">
              <w:t>6h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9C70C5B" w14:textId="77777777" w:rsidR="007F7462" w:rsidRPr="007F7462" w:rsidRDefault="007F7462" w:rsidP="007F7462">
            <w:r w:rsidRPr="007F7462">
              <w:t>Performance</w:t>
            </w:r>
          </w:p>
        </w:tc>
      </w:tr>
      <w:tr w:rsidR="007F7462" w:rsidRPr="007F7462" w14:paraId="3094BA7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54CB8E5" w14:textId="77777777" w:rsidR="007F7462" w:rsidRPr="007F7462" w:rsidRDefault="007F7462" w:rsidP="007F7462">
            <w:r w:rsidRPr="007F7462"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B5DF579" w14:textId="77777777" w:rsidR="007F7462" w:rsidRPr="007F7462" w:rsidRDefault="007F7462" w:rsidP="007F7462">
            <w:r w:rsidRPr="007F7462">
              <w:t xml:space="preserve">Agregar Google </w:t>
            </w:r>
            <w:proofErr w:type="spellStart"/>
            <w:r w:rsidRPr="007F7462">
              <w:t>Analytics</w:t>
            </w:r>
            <w:proofErr w:type="spellEnd"/>
            <w:r w:rsidRPr="007F7462">
              <w:t xml:space="preserve">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E9ED2FD" w14:textId="77777777" w:rsidR="007F7462" w:rsidRPr="007F7462" w:rsidRDefault="007F7462" w:rsidP="007F7462">
            <w:hyperlink r:id="rId15" w:history="1">
              <w:r w:rsidRPr="007F7462">
                <w:rPr>
                  <w:rStyle w:val="Hipervnculo"/>
                </w:rPr>
                <w:t>index.html</w:t>
              </w:r>
            </w:hyperlink>
            <w:r w:rsidRPr="007F7462">
              <w:t>, web/analytics.js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E10F7F3" w14:textId="77777777" w:rsidR="007F7462" w:rsidRPr="007F7462" w:rsidRDefault="007F7462" w:rsidP="007F7462">
            <w:r w:rsidRPr="007F7462">
              <w:t>4h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C04D60F" w14:textId="77777777" w:rsidR="007F7462" w:rsidRPr="007F7462" w:rsidRDefault="007F7462" w:rsidP="007F7462">
            <w:proofErr w:type="spellStart"/>
            <w:r w:rsidRPr="007F7462">
              <w:t>Observabilidad</w:t>
            </w:r>
            <w:proofErr w:type="spellEnd"/>
          </w:p>
        </w:tc>
      </w:tr>
      <w:tr w:rsidR="007F7462" w:rsidRPr="007F7462" w14:paraId="1085330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4C15558" w14:textId="77777777" w:rsidR="007F7462" w:rsidRPr="007F7462" w:rsidRDefault="007F7462" w:rsidP="007F7462">
            <w:r w:rsidRPr="007F7462">
              <w:lastRenderedPageBreak/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7F3F813" w14:textId="77777777" w:rsidR="007F7462" w:rsidRPr="007F7462" w:rsidRDefault="007F7462" w:rsidP="007F7462">
            <w:proofErr w:type="spellStart"/>
            <w:r w:rsidRPr="007F7462">
              <w:t>Tests</w:t>
            </w:r>
            <w:proofErr w:type="spellEnd"/>
            <w:r w:rsidRPr="007F7462">
              <w:t xml:space="preserve"> de carga con k6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580A1FC" w14:textId="77777777" w:rsidR="007F7462" w:rsidRPr="007F7462" w:rsidRDefault="007F7462" w:rsidP="007F7462">
            <w:proofErr w:type="spellStart"/>
            <w:r w:rsidRPr="007F7462">
              <w:t>tests</w:t>
            </w:r>
            <w:proofErr w:type="spellEnd"/>
            <w:r w:rsidRPr="007F7462">
              <w:t>/load/ (crear)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2D2F30D" w14:textId="77777777" w:rsidR="007F7462" w:rsidRPr="007F7462" w:rsidRDefault="007F7462" w:rsidP="007F7462">
            <w:r w:rsidRPr="007F7462">
              <w:t>6h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1C2FD88" w14:textId="77777777" w:rsidR="007F7462" w:rsidRPr="007F7462" w:rsidRDefault="007F7462" w:rsidP="007F7462">
            <w:r w:rsidRPr="007F7462">
              <w:t>Calidad</w:t>
            </w:r>
          </w:p>
        </w:tc>
      </w:tr>
      <w:tr w:rsidR="007F7462" w:rsidRPr="007F7462" w14:paraId="35F9A0D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1029D14" w14:textId="77777777" w:rsidR="007F7462" w:rsidRPr="007F7462" w:rsidRDefault="007F7462" w:rsidP="007F7462">
            <w:r w:rsidRPr="007F7462"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C5101CD" w14:textId="77777777" w:rsidR="007F7462" w:rsidRPr="007F7462" w:rsidRDefault="007F7462" w:rsidP="007F7462">
            <w:r w:rsidRPr="007F7462">
              <w:t xml:space="preserve">Configurar </w:t>
            </w:r>
            <w:proofErr w:type="spellStart"/>
            <w:r w:rsidRPr="007F7462">
              <w:t>backups</w:t>
            </w:r>
            <w:proofErr w:type="spellEnd"/>
            <w:r w:rsidRPr="007F7462">
              <w:t xml:space="preserve"> automatizados de </w:t>
            </w:r>
            <w:proofErr w:type="spellStart"/>
            <w:r w:rsidRPr="007F7462">
              <w:t>Firestore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ABEE0C7" w14:textId="77777777" w:rsidR="007F7462" w:rsidRPr="007F7462" w:rsidRDefault="007F7462" w:rsidP="007F7462">
            <w:proofErr w:type="spellStart"/>
            <w:r w:rsidRPr="007F7462">
              <w:t>functions</w:t>
            </w:r>
            <w:proofErr w:type="spellEnd"/>
            <w:r w:rsidRPr="007F7462">
              <w:t>/</w:t>
            </w:r>
            <w:proofErr w:type="spellStart"/>
            <w:r w:rsidRPr="007F7462">
              <w:t>src</w:t>
            </w:r>
            <w:proofErr w:type="spellEnd"/>
            <w:r w:rsidRPr="007F7462">
              <w:t>/</w:t>
            </w:r>
            <w:proofErr w:type="spellStart"/>
            <w:r w:rsidRPr="007F7462">
              <w:t>backup.ts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7C1FAD3" w14:textId="77777777" w:rsidR="007F7462" w:rsidRPr="007F7462" w:rsidRDefault="007F7462" w:rsidP="007F7462">
            <w:r w:rsidRPr="007F7462">
              <w:t>4h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7C043E6" w14:textId="77777777" w:rsidR="007F7462" w:rsidRPr="007F7462" w:rsidRDefault="007F7462" w:rsidP="007F7462">
            <w:r w:rsidRPr="007F7462">
              <w:t>DevOps</w:t>
            </w:r>
          </w:p>
        </w:tc>
      </w:tr>
      <w:tr w:rsidR="007F7462" w:rsidRPr="007F7462" w14:paraId="334FBA8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49BA96D" w14:textId="77777777" w:rsidR="007F7462" w:rsidRPr="007F7462" w:rsidRDefault="007F7462" w:rsidP="007F7462">
            <w:r w:rsidRPr="007F7462"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2BF8E38" w14:textId="77777777" w:rsidR="007F7462" w:rsidRPr="007F7462" w:rsidRDefault="007F7462" w:rsidP="007F7462">
            <w:r w:rsidRPr="007F7462">
              <w:t xml:space="preserve">Migrar a Cloud Run (vs </w:t>
            </w:r>
            <w:proofErr w:type="spellStart"/>
            <w:r w:rsidRPr="007F7462">
              <w:t>Functions</w:t>
            </w:r>
            <w:proofErr w:type="spellEnd"/>
            <w:r w:rsidRPr="007F7462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9BFC918" w14:textId="77777777" w:rsidR="007F7462" w:rsidRPr="007F7462" w:rsidRDefault="007F7462" w:rsidP="007F7462">
            <w:proofErr w:type="spellStart"/>
            <w:r w:rsidRPr="007F7462">
              <w:t>functions</w:t>
            </w:r>
            <w:proofErr w:type="spellEnd"/>
            <w:r w:rsidRPr="007F7462">
              <w:t>/</w:t>
            </w:r>
            <w:proofErr w:type="spellStart"/>
            <w:r w:rsidRPr="007F7462">
              <w:t>Dockerfile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D9273E3" w14:textId="77777777" w:rsidR="007F7462" w:rsidRPr="007F7462" w:rsidRDefault="007F7462" w:rsidP="007F7462">
            <w:r w:rsidRPr="007F7462">
              <w:t>12h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674A0F5" w14:textId="77777777" w:rsidR="007F7462" w:rsidRPr="007F7462" w:rsidRDefault="007F7462" w:rsidP="007F7462">
            <w:r w:rsidRPr="007F7462">
              <w:t>DevOps</w:t>
            </w:r>
          </w:p>
        </w:tc>
      </w:tr>
      <w:tr w:rsidR="007F7462" w:rsidRPr="007F7462" w14:paraId="73F7A14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4B2EF76" w14:textId="77777777" w:rsidR="007F7462" w:rsidRPr="007F7462" w:rsidRDefault="007F7462" w:rsidP="007F7462">
            <w:r w:rsidRPr="007F7462"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F993A5D" w14:textId="77777777" w:rsidR="007F7462" w:rsidRPr="007F7462" w:rsidRDefault="007F7462" w:rsidP="007F7462">
            <w:r w:rsidRPr="007F7462">
              <w:t xml:space="preserve">Implementar panel de </w:t>
            </w:r>
            <w:proofErr w:type="spellStart"/>
            <w:r w:rsidRPr="007F7462">
              <w:t>admin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460D9FA" w14:textId="77777777" w:rsidR="007F7462" w:rsidRPr="007F7462" w:rsidRDefault="007F7462" w:rsidP="007F7462">
            <w:r w:rsidRPr="007F7462">
              <w:t>web/</w:t>
            </w:r>
            <w:proofErr w:type="spellStart"/>
            <w:r w:rsidRPr="007F7462">
              <w:t>admin</w:t>
            </w:r>
            <w:proofErr w:type="spellEnd"/>
            <w:r w:rsidRPr="007F7462">
              <w:t>/ (crear)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2971DA5" w14:textId="77777777" w:rsidR="007F7462" w:rsidRPr="007F7462" w:rsidRDefault="007F7462" w:rsidP="007F7462">
            <w:r w:rsidRPr="007F7462">
              <w:t>40h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A5903E7" w14:textId="77777777" w:rsidR="007F7462" w:rsidRPr="007F7462" w:rsidRDefault="007F7462" w:rsidP="007F7462">
            <w:r w:rsidRPr="007F7462">
              <w:t>Feature</w:t>
            </w:r>
          </w:p>
        </w:tc>
      </w:tr>
      <w:tr w:rsidR="007F7462" w:rsidRPr="007F7462" w14:paraId="30BA26E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DF27A34" w14:textId="77777777" w:rsidR="007F7462" w:rsidRPr="007F7462" w:rsidRDefault="007F7462" w:rsidP="007F7462">
            <w:r w:rsidRPr="007F7462"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A470843" w14:textId="77777777" w:rsidR="007F7462" w:rsidRPr="007F7462" w:rsidRDefault="007F7462" w:rsidP="007F7462">
            <w:r w:rsidRPr="007F7462">
              <w:t>Agregar autenticación de usuarios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214D76A" w14:textId="77777777" w:rsidR="007F7462" w:rsidRPr="007F7462" w:rsidRDefault="007F7462" w:rsidP="007F7462">
            <w:proofErr w:type="spellStart"/>
            <w:r w:rsidRPr="007F7462">
              <w:t>Firebase</w:t>
            </w:r>
            <w:proofErr w:type="spellEnd"/>
            <w:r w:rsidRPr="007F7462">
              <w:t xml:space="preserve"> Auth </w:t>
            </w:r>
            <w:proofErr w:type="spellStart"/>
            <w:r w:rsidRPr="007F7462">
              <w:t>integration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498FEFC" w14:textId="77777777" w:rsidR="007F7462" w:rsidRPr="007F7462" w:rsidRDefault="007F7462" w:rsidP="007F7462">
            <w:r w:rsidRPr="007F7462">
              <w:t>20h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C7ADE98" w14:textId="77777777" w:rsidR="007F7462" w:rsidRPr="007F7462" w:rsidRDefault="007F7462" w:rsidP="007F7462">
            <w:r w:rsidRPr="007F7462">
              <w:t>Feature</w:t>
            </w:r>
          </w:p>
        </w:tc>
      </w:tr>
      <w:tr w:rsidR="007F7462" w:rsidRPr="007F7462" w14:paraId="64C5267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073B399" w14:textId="77777777" w:rsidR="007F7462" w:rsidRPr="007F7462" w:rsidRDefault="007F7462" w:rsidP="007F7462">
            <w:r w:rsidRPr="007F7462"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1BDF78F" w14:textId="77777777" w:rsidR="007F7462" w:rsidRPr="007F7462" w:rsidRDefault="007F7462" w:rsidP="007F7462">
            <w:r w:rsidRPr="007F7462">
              <w:t>Implementar procesamiento real de trámites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FCEEFE9" w14:textId="77777777" w:rsidR="007F7462" w:rsidRPr="007F7462" w:rsidRDefault="007F7462" w:rsidP="007F7462">
            <w:proofErr w:type="spellStart"/>
            <w:r w:rsidRPr="007F7462">
              <w:t>functions</w:t>
            </w:r>
            <w:proofErr w:type="spellEnd"/>
            <w:r w:rsidRPr="007F7462">
              <w:t>/</w:t>
            </w:r>
            <w:proofErr w:type="spellStart"/>
            <w:r w:rsidRPr="007F7462">
              <w:t>src</w:t>
            </w:r>
            <w:proofErr w:type="spellEnd"/>
            <w:r w:rsidRPr="007F7462">
              <w:t>/</w:t>
            </w:r>
            <w:proofErr w:type="spellStart"/>
            <w:r w:rsidRPr="007F7462">
              <w:t>processors</w:t>
            </w:r>
            <w:proofErr w:type="spellEnd"/>
            <w:r w:rsidRPr="007F7462"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0D671A6" w14:textId="77777777" w:rsidR="007F7462" w:rsidRPr="007F7462" w:rsidRDefault="007F7462" w:rsidP="007F7462">
            <w:r w:rsidRPr="007F7462">
              <w:t>80h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DD2A308" w14:textId="77777777" w:rsidR="007F7462" w:rsidRPr="007F7462" w:rsidRDefault="007F7462" w:rsidP="007F7462">
            <w:r w:rsidRPr="007F7462">
              <w:t>Feature</w:t>
            </w:r>
          </w:p>
        </w:tc>
      </w:tr>
      <w:tr w:rsidR="007F7462" w:rsidRPr="007F7462" w14:paraId="288A63C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A60DA9F" w14:textId="77777777" w:rsidR="007F7462" w:rsidRPr="007F7462" w:rsidRDefault="007F7462" w:rsidP="007F7462">
            <w:r w:rsidRPr="007F7462"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0B00596" w14:textId="77777777" w:rsidR="007F7462" w:rsidRPr="007F7462" w:rsidRDefault="007F7462" w:rsidP="007F7462">
            <w:r w:rsidRPr="007F7462">
              <w:t>Configurar alertas personalizadas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BD34733" w14:textId="77777777" w:rsidR="007F7462" w:rsidRPr="007F7462" w:rsidRDefault="007F7462" w:rsidP="007F7462">
            <w:r w:rsidRPr="007F7462">
              <w:t xml:space="preserve">Google Cloud </w:t>
            </w:r>
            <w:proofErr w:type="spellStart"/>
            <w:r w:rsidRPr="007F7462">
              <w:t>Monitoring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35F452B" w14:textId="77777777" w:rsidR="007F7462" w:rsidRPr="007F7462" w:rsidRDefault="007F7462" w:rsidP="007F7462">
            <w:r w:rsidRPr="007F7462">
              <w:t>4h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8ED7410" w14:textId="77777777" w:rsidR="007F7462" w:rsidRPr="007F7462" w:rsidRDefault="007F7462" w:rsidP="007F7462">
            <w:proofErr w:type="spellStart"/>
            <w:r w:rsidRPr="007F7462">
              <w:t>Observabilidad</w:t>
            </w:r>
            <w:proofErr w:type="spellEnd"/>
          </w:p>
        </w:tc>
      </w:tr>
      <w:tr w:rsidR="007F7462" w:rsidRPr="007F7462" w14:paraId="623AF3D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0238F14" w14:textId="77777777" w:rsidR="007F7462" w:rsidRPr="007F7462" w:rsidRDefault="007F7462" w:rsidP="007F7462">
            <w:r w:rsidRPr="007F7462"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F34E9C7" w14:textId="77777777" w:rsidR="007F7462" w:rsidRPr="007F7462" w:rsidRDefault="007F7462" w:rsidP="007F7462">
            <w:r w:rsidRPr="007F7462">
              <w:t xml:space="preserve">Optimizar imágenes con </w:t>
            </w:r>
            <w:proofErr w:type="spellStart"/>
            <w:r w:rsidRPr="007F7462">
              <w:t>WebP</w:t>
            </w:r>
            <w:proofErr w:type="spellEnd"/>
            <w:r w:rsidRPr="007F7462">
              <w:t xml:space="preserve"> + </w:t>
            </w:r>
            <w:proofErr w:type="spellStart"/>
            <w:r w:rsidRPr="007F7462">
              <w:t>lazy</w:t>
            </w:r>
            <w:proofErr w:type="spellEnd"/>
            <w:r w:rsidRPr="007F7462">
              <w:t xml:space="preserve"> </w:t>
            </w:r>
            <w:proofErr w:type="spellStart"/>
            <w:r w:rsidRPr="007F7462">
              <w:t>loading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BF94645" w14:textId="77777777" w:rsidR="007F7462" w:rsidRPr="007F7462" w:rsidRDefault="007F7462" w:rsidP="007F7462">
            <w:hyperlink r:id="rId16" w:history="1">
              <w:proofErr w:type="spellStart"/>
              <w:r w:rsidRPr="007F7462">
                <w:rPr>
                  <w:rStyle w:val="Hipervnculo"/>
                </w:rPr>
                <w:t>img</w:t>
              </w:r>
              <w:proofErr w:type="spellEnd"/>
            </w:hyperlink>
            <w:r w:rsidRPr="007F7462">
              <w:t>, </w:t>
            </w:r>
            <w:hyperlink r:id="rId17" w:history="1">
              <w:r w:rsidRPr="007F7462">
                <w:rPr>
                  <w:rStyle w:val="Hipervnculo"/>
                </w:rPr>
                <w:t>index.html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50989C6" w14:textId="77777777" w:rsidR="007F7462" w:rsidRPr="007F7462" w:rsidRDefault="007F7462" w:rsidP="007F7462">
            <w:r w:rsidRPr="007F7462">
              <w:t>4h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9F7606C" w14:textId="77777777" w:rsidR="007F7462" w:rsidRPr="007F7462" w:rsidRDefault="007F7462" w:rsidP="007F7462">
            <w:r w:rsidRPr="007F7462">
              <w:t>Performance</w:t>
            </w:r>
          </w:p>
        </w:tc>
      </w:tr>
    </w:tbl>
    <w:p w14:paraId="0AAA3CF4" w14:textId="77777777" w:rsidR="007F7462" w:rsidRPr="007F7462" w:rsidRDefault="007F7462" w:rsidP="007F7462">
      <w:proofErr w:type="gramStart"/>
      <w:r w:rsidRPr="007F7462">
        <w:rPr>
          <w:b/>
          <w:bCs/>
        </w:rPr>
        <w:t>Total</w:t>
      </w:r>
      <w:proofErr w:type="gramEnd"/>
      <w:r w:rsidRPr="007F7462">
        <w:rPr>
          <w:b/>
          <w:bCs/>
        </w:rPr>
        <w:t xml:space="preserve"> Esfuerzo Deseable</w:t>
      </w:r>
      <w:r w:rsidRPr="007F7462">
        <w:t>: </w:t>
      </w:r>
      <w:del w:id="2" w:author="Unknown">
        <w:r w:rsidRPr="007F7462">
          <w:delText>180 horas (</w:delText>
        </w:r>
      </w:del>
      <w:r w:rsidRPr="007F7462">
        <w:t>23 días de trabajo)</w:t>
      </w:r>
    </w:p>
    <w:p w14:paraId="3FF1240C" w14:textId="77777777" w:rsidR="007F7462" w:rsidRPr="007F7462" w:rsidRDefault="00000000" w:rsidP="007F7462">
      <w:r>
        <w:pict w14:anchorId="34FB25F0">
          <v:rect id="_x0000_i1034" style="width:0;height:1.5pt" o:hralign="center" o:hrstd="t" o:hr="t" fillcolor="#a0a0a0" stroked="f"/>
        </w:pict>
      </w:r>
    </w:p>
    <w:p w14:paraId="2100BE2C" w14:textId="77777777" w:rsidR="007F7462" w:rsidRPr="007F7462" w:rsidRDefault="007F7462" w:rsidP="007F7462">
      <w:pPr>
        <w:rPr>
          <w:b/>
          <w:bCs/>
        </w:rPr>
      </w:pPr>
      <w:proofErr w:type="spellStart"/>
      <w:r w:rsidRPr="007F7462">
        <w:rPr>
          <w:b/>
          <w:bCs/>
        </w:rPr>
        <w:t>Roadmap</w:t>
      </w:r>
      <w:proofErr w:type="spellEnd"/>
      <w:r w:rsidRPr="007F7462">
        <w:rPr>
          <w:b/>
          <w:bCs/>
        </w:rPr>
        <w:t xml:space="preserve"> de Implementación Sugerido</w:t>
      </w:r>
    </w:p>
    <w:p w14:paraId="348C6159" w14:textId="77777777" w:rsidR="007F7462" w:rsidRPr="007F7462" w:rsidRDefault="007F7462" w:rsidP="007F7462">
      <w:pPr>
        <w:rPr>
          <w:b/>
          <w:bCs/>
        </w:rPr>
      </w:pPr>
      <w:r w:rsidRPr="007F7462">
        <w:rPr>
          <w:b/>
          <w:bCs/>
        </w:rPr>
        <w:t>Sprint 1 - Seguridad y Resiliencia (2 semanas)</w:t>
      </w:r>
    </w:p>
    <w:p w14:paraId="087F5220" w14:textId="77777777" w:rsidR="007F7462" w:rsidRPr="007F7462" w:rsidRDefault="007F7462" w:rsidP="007F7462">
      <w:pPr>
        <w:numPr>
          <w:ilvl w:val="0"/>
          <w:numId w:val="46"/>
        </w:numPr>
      </w:pPr>
      <w:r w:rsidRPr="007F7462">
        <w:t>Tareas: #1, #2, #3, #4, #5, #10</w:t>
      </w:r>
    </w:p>
    <w:p w14:paraId="177E5158" w14:textId="77777777" w:rsidR="007F7462" w:rsidRPr="007F7462" w:rsidRDefault="007F7462" w:rsidP="007F7462">
      <w:pPr>
        <w:numPr>
          <w:ilvl w:val="0"/>
          <w:numId w:val="46"/>
        </w:numPr>
      </w:pPr>
      <w:r w:rsidRPr="007F7462">
        <w:rPr>
          <w:b/>
          <w:bCs/>
        </w:rPr>
        <w:lastRenderedPageBreak/>
        <w:t>Objetivo</w:t>
      </w:r>
      <w:r w:rsidRPr="007F7462">
        <w:t>: Sistema seguro y resiliente a fallos</w:t>
      </w:r>
    </w:p>
    <w:p w14:paraId="64036DE4" w14:textId="77777777" w:rsidR="007F7462" w:rsidRPr="007F7462" w:rsidRDefault="007F7462" w:rsidP="007F7462">
      <w:pPr>
        <w:rPr>
          <w:b/>
          <w:bCs/>
        </w:rPr>
      </w:pPr>
      <w:r w:rsidRPr="007F7462">
        <w:rPr>
          <w:b/>
          <w:bCs/>
        </w:rPr>
        <w:t xml:space="preserve">Sprint 2 - </w:t>
      </w:r>
      <w:proofErr w:type="spellStart"/>
      <w:r w:rsidRPr="007F7462">
        <w:rPr>
          <w:b/>
          <w:bCs/>
        </w:rPr>
        <w:t>Observabilidad</w:t>
      </w:r>
      <w:proofErr w:type="spellEnd"/>
      <w:r w:rsidRPr="007F7462">
        <w:rPr>
          <w:b/>
          <w:bCs/>
        </w:rPr>
        <w:t xml:space="preserve"> y Testing (2 semanas)</w:t>
      </w:r>
    </w:p>
    <w:p w14:paraId="729BA442" w14:textId="77777777" w:rsidR="007F7462" w:rsidRPr="007F7462" w:rsidRDefault="007F7462" w:rsidP="007F7462">
      <w:pPr>
        <w:numPr>
          <w:ilvl w:val="0"/>
          <w:numId w:val="47"/>
        </w:numPr>
      </w:pPr>
      <w:r w:rsidRPr="007F7462">
        <w:t>Tareas: #6, #7, #8, #13, #14</w:t>
      </w:r>
    </w:p>
    <w:p w14:paraId="57F96F69" w14:textId="77777777" w:rsidR="007F7462" w:rsidRPr="007F7462" w:rsidRDefault="007F7462" w:rsidP="007F7462">
      <w:pPr>
        <w:numPr>
          <w:ilvl w:val="0"/>
          <w:numId w:val="47"/>
        </w:numPr>
      </w:pPr>
      <w:r w:rsidRPr="007F7462">
        <w:rPr>
          <w:b/>
          <w:bCs/>
        </w:rPr>
        <w:t>Objetivo</w:t>
      </w:r>
      <w:r w:rsidRPr="007F7462">
        <w:t xml:space="preserve">: Visibilidad completa del sistema y cobertura de </w:t>
      </w:r>
      <w:proofErr w:type="spellStart"/>
      <w:r w:rsidRPr="007F7462">
        <w:t>tests</w:t>
      </w:r>
      <w:proofErr w:type="spellEnd"/>
      <w:r w:rsidRPr="007F7462">
        <w:t xml:space="preserve"> &gt;70%</w:t>
      </w:r>
    </w:p>
    <w:p w14:paraId="1733FDAB" w14:textId="77777777" w:rsidR="007F7462" w:rsidRPr="007F7462" w:rsidRDefault="007F7462" w:rsidP="007F7462">
      <w:pPr>
        <w:rPr>
          <w:b/>
          <w:bCs/>
        </w:rPr>
      </w:pPr>
      <w:r w:rsidRPr="007F7462">
        <w:rPr>
          <w:b/>
          <w:bCs/>
        </w:rPr>
        <w:t>Sprint 3 - DevOps y CI/CD (1 semana)</w:t>
      </w:r>
    </w:p>
    <w:p w14:paraId="40973986" w14:textId="77777777" w:rsidR="007F7462" w:rsidRPr="007F7462" w:rsidRDefault="007F7462" w:rsidP="007F7462">
      <w:pPr>
        <w:numPr>
          <w:ilvl w:val="0"/>
          <w:numId w:val="48"/>
        </w:numPr>
      </w:pPr>
      <w:r w:rsidRPr="007F7462">
        <w:t>Tareas: #9, #16, #18, #19, #20</w:t>
      </w:r>
    </w:p>
    <w:p w14:paraId="0486B08F" w14:textId="77777777" w:rsidR="007F7462" w:rsidRPr="007F7462" w:rsidRDefault="007F7462" w:rsidP="007F7462">
      <w:pPr>
        <w:numPr>
          <w:ilvl w:val="0"/>
          <w:numId w:val="48"/>
        </w:numPr>
      </w:pPr>
      <w:r w:rsidRPr="007F7462">
        <w:rPr>
          <w:b/>
          <w:bCs/>
        </w:rPr>
        <w:t>Objetivo</w:t>
      </w:r>
      <w:r w:rsidRPr="007F7462">
        <w:t>: Despliegues automatizados y monitoreo 24/7</w:t>
      </w:r>
    </w:p>
    <w:p w14:paraId="3E30207C" w14:textId="77777777" w:rsidR="007F7462" w:rsidRPr="007F7462" w:rsidRDefault="007F7462" w:rsidP="007F7462">
      <w:pPr>
        <w:rPr>
          <w:b/>
          <w:bCs/>
        </w:rPr>
      </w:pPr>
      <w:r w:rsidRPr="007F7462">
        <w:rPr>
          <w:b/>
          <w:bCs/>
        </w:rPr>
        <w:t>Sprint 4 - Mejoras Post-</w:t>
      </w:r>
      <w:proofErr w:type="spellStart"/>
      <w:r w:rsidRPr="007F7462">
        <w:rPr>
          <w:b/>
          <w:bCs/>
        </w:rPr>
        <w:t>Launch</w:t>
      </w:r>
      <w:proofErr w:type="spellEnd"/>
      <w:r w:rsidRPr="007F7462">
        <w:rPr>
          <w:b/>
          <w:bCs/>
        </w:rPr>
        <w:t xml:space="preserve"> (3 semanas)</w:t>
      </w:r>
    </w:p>
    <w:p w14:paraId="575B1A46" w14:textId="77777777" w:rsidR="007F7462" w:rsidRPr="007F7462" w:rsidRDefault="007F7462" w:rsidP="007F7462">
      <w:pPr>
        <w:numPr>
          <w:ilvl w:val="0"/>
          <w:numId w:val="49"/>
        </w:numPr>
      </w:pPr>
      <w:r w:rsidRPr="007F7462">
        <w:t>Tareas: #11, #12, #15, #21-#25</w:t>
      </w:r>
    </w:p>
    <w:p w14:paraId="5D0BD87A" w14:textId="77777777" w:rsidR="007F7462" w:rsidRPr="007F7462" w:rsidRDefault="007F7462" w:rsidP="007F7462">
      <w:pPr>
        <w:numPr>
          <w:ilvl w:val="0"/>
          <w:numId w:val="49"/>
        </w:numPr>
      </w:pPr>
      <w:r w:rsidRPr="007F7462">
        <w:rPr>
          <w:b/>
          <w:bCs/>
        </w:rPr>
        <w:t>Objetivo</w:t>
      </w:r>
      <w:r w:rsidRPr="007F7462">
        <w:t>: Optimizaciones de performance y operaciones</w:t>
      </w:r>
    </w:p>
    <w:p w14:paraId="2A7CB37D" w14:textId="77777777" w:rsidR="007F7462" w:rsidRPr="007F7462" w:rsidRDefault="007F7462" w:rsidP="007F7462">
      <w:pPr>
        <w:rPr>
          <w:b/>
          <w:bCs/>
        </w:rPr>
      </w:pPr>
      <w:r w:rsidRPr="007F7462">
        <w:rPr>
          <w:b/>
          <w:bCs/>
        </w:rPr>
        <w:t xml:space="preserve">Sprint 5+ - Nuevas </w:t>
      </w:r>
      <w:proofErr w:type="spellStart"/>
      <w:r w:rsidRPr="007F7462">
        <w:rPr>
          <w:b/>
          <w:bCs/>
        </w:rPr>
        <w:t>Features</w:t>
      </w:r>
      <w:proofErr w:type="spellEnd"/>
      <w:r w:rsidRPr="007F7462">
        <w:rPr>
          <w:b/>
          <w:bCs/>
        </w:rPr>
        <w:t xml:space="preserve"> (8+ semanas)</w:t>
      </w:r>
    </w:p>
    <w:p w14:paraId="0CFE7CDC" w14:textId="77777777" w:rsidR="007F7462" w:rsidRPr="007F7462" w:rsidRDefault="007F7462" w:rsidP="007F7462">
      <w:pPr>
        <w:numPr>
          <w:ilvl w:val="0"/>
          <w:numId w:val="50"/>
        </w:numPr>
      </w:pPr>
      <w:r w:rsidRPr="007F7462">
        <w:t>Tareas: #26-#30</w:t>
      </w:r>
    </w:p>
    <w:p w14:paraId="1A08AB1D" w14:textId="77777777" w:rsidR="007F7462" w:rsidRPr="007F7462" w:rsidRDefault="007F7462" w:rsidP="007F7462">
      <w:pPr>
        <w:numPr>
          <w:ilvl w:val="0"/>
          <w:numId w:val="50"/>
        </w:numPr>
      </w:pPr>
      <w:r w:rsidRPr="007F7462">
        <w:rPr>
          <w:b/>
          <w:bCs/>
        </w:rPr>
        <w:t>Objetivo</w:t>
      </w:r>
      <w:r w:rsidRPr="007F7462">
        <w:t>: Expansión de funcionalidades</w:t>
      </w:r>
    </w:p>
    <w:p w14:paraId="59992AEF" w14:textId="77777777" w:rsidR="007F7462" w:rsidRPr="007F7462" w:rsidRDefault="00000000" w:rsidP="007F7462">
      <w:r>
        <w:pict w14:anchorId="21EB48FF">
          <v:rect id="_x0000_i1035" style="width:0;height:1.5pt" o:hralign="center" o:hrstd="t" o:hr="t" fillcolor="#a0a0a0" stroked="f"/>
        </w:pict>
      </w:r>
    </w:p>
    <w:p w14:paraId="641103E4" w14:textId="77777777" w:rsidR="007F7462" w:rsidRPr="007F7462" w:rsidRDefault="007F7462" w:rsidP="007F7462">
      <w:pPr>
        <w:rPr>
          <w:b/>
          <w:bCs/>
        </w:rPr>
      </w:pPr>
      <w:r w:rsidRPr="007F7462">
        <w:rPr>
          <w:b/>
          <w:bCs/>
        </w:rPr>
        <w:t>Métricas de Éxito</w:t>
      </w:r>
    </w:p>
    <w:p w14:paraId="7BCF1F56" w14:textId="77777777" w:rsidR="007F7462" w:rsidRPr="007F7462" w:rsidRDefault="007F7462" w:rsidP="007F7462">
      <w:pPr>
        <w:rPr>
          <w:b/>
          <w:bCs/>
        </w:rPr>
      </w:pPr>
      <w:r w:rsidRPr="007F7462">
        <w:rPr>
          <w:b/>
          <w:bCs/>
        </w:rPr>
        <w:t>Antes de Producción (Must-Have)</w:t>
      </w:r>
    </w:p>
    <w:p w14:paraId="53F21A75" w14:textId="77777777" w:rsidR="007F7462" w:rsidRPr="007F7462" w:rsidRDefault="007F7462" w:rsidP="007F7462">
      <w:pPr>
        <w:numPr>
          <w:ilvl w:val="0"/>
          <w:numId w:val="51"/>
        </w:numPr>
      </w:pPr>
      <w:r w:rsidRPr="007F7462">
        <w:rPr>
          <w:rFonts w:ascii="Segoe UI Emoji" w:hAnsi="Segoe UI Emoji" w:cs="Segoe UI Emoji"/>
        </w:rPr>
        <w:t>✅</w:t>
      </w:r>
      <w:r w:rsidRPr="007F7462">
        <w:t xml:space="preserve"> Cobertura de </w:t>
      </w:r>
      <w:proofErr w:type="spellStart"/>
      <w:r w:rsidRPr="007F7462">
        <w:t>tests</w:t>
      </w:r>
      <w:proofErr w:type="spellEnd"/>
      <w:r w:rsidRPr="007F7462">
        <w:t xml:space="preserve"> &gt;70%</w:t>
      </w:r>
    </w:p>
    <w:p w14:paraId="09EDC9DB" w14:textId="77777777" w:rsidR="007F7462" w:rsidRPr="007F7462" w:rsidRDefault="007F7462" w:rsidP="007F7462">
      <w:pPr>
        <w:numPr>
          <w:ilvl w:val="0"/>
          <w:numId w:val="51"/>
        </w:numPr>
      </w:pPr>
      <w:r w:rsidRPr="007F7462">
        <w:rPr>
          <w:rFonts w:ascii="Segoe UI Emoji" w:hAnsi="Segoe UI Emoji" w:cs="Segoe UI Emoji"/>
        </w:rPr>
        <w:t>✅</w:t>
      </w:r>
      <w:r w:rsidRPr="007F7462">
        <w:t xml:space="preserve"> 0 vulnerabilidades críticas en </w:t>
      </w:r>
      <w:proofErr w:type="spellStart"/>
      <w:r w:rsidRPr="007F7462">
        <w:t>npm</w:t>
      </w:r>
      <w:proofErr w:type="spellEnd"/>
      <w:r w:rsidRPr="007F7462">
        <w:t xml:space="preserve"> </w:t>
      </w:r>
      <w:proofErr w:type="spellStart"/>
      <w:r w:rsidRPr="007F7462">
        <w:t>audit</w:t>
      </w:r>
      <w:proofErr w:type="spellEnd"/>
    </w:p>
    <w:p w14:paraId="026597C0" w14:textId="77777777" w:rsidR="007F7462" w:rsidRPr="007F7462" w:rsidRDefault="007F7462" w:rsidP="007F7462">
      <w:pPr>
        <w:numPr>
          <w:ilvl w:val="0"/>
          <w:numId w:val="51"/>
        </w:numPr>
      </w:pPr>
      <w:r w:rsidRPr="007F7462">
        <w:rPr>
          <w:rFonts w:ascii="Segoe UI Emoji" w:hAnsi="Segoe UI Emoji" w:cs="Segoe UI Emoji"/>
        </w:rPr>
        <w:t>✅</w:t>
      </w:r>
      <w:r w:rsidRPr="007F7462">
        <w:t xml:space="preserve"> Health </w:t>
      </w:r>
      <w:proofErr w:type="spellStart"/>
      <w:r w:rsidRPr="007F7462">
        <w:t>check</w:t>
      </w:r>
      <w:proofErr w:type="spellEnd"/>
      <w:r w:rsidRPr="007F7462">
        <w:t xml:space="preserve"> </w:t>
      </w:r>
      <w:proofErr w:type="spellStart"/>
      <w:r w:rsidRPr="007F7462">
        <w:t>endpoint</w:t>
      </w:r>
      <w:proofErr w:type="spellEnd"/>
      <w:r w:rsidRPr="007F7462">
        <w:t xml:space="preserve"> respondiendo en &lt;500ms</w:t>
      </w:r>
    </w:p>
    <w:p w14:paraId="0E7B5547" w14:textId="77777777" w:rsidR="007F7462" w:rsidRPr="007F7462" w:rsidRDefault="007F7462" w:rsidP="007F7462">
      <w:pPr>
        <w:numPr>
          <w:ilvl w:val="0"/>
          <w:numId w:val="51"/>
        </w:numPr>
      </w:pPr>
      <w:r w:rsidRPr="007F7462">
        <w:rPr>
          <w:rFonts w:ascii="Segoe UI Emoji" w:hAnsi="Segoe UI Emoji" w:cs="Segoe UI Emoji"/>
        </w:rPr>
        <w:t>✅</w:t>
      </w:r>
      <w:r w:rsidRPr="007F7462">
        <w:t xml:space="preserve"> Logs estructurados en Cloud </w:t>
      </w:r>
      <w:proofErr w:type="spellStart"/>
      <w:r w:rsidRPr="007F7462">
        <w:t>Logging</w:t>
      </w:r>
      <w:proofErr w:type="spellEnd"/>
    </w:p>
    <w:p w14:paraId="2C8344EF" w14:textId="77777777" w:rsidR="007F7462" w:rsidRPr="007F7462" w:rsidRDefault="007F7462" w:rsidP="007F7462">
      <w:pPr>
        <w:numPr>
          <w:ilvl w:val="0"/>
          <w:numId w:val="51"/>
        </w:numPr>
      </w:pPr>
      <w:r w:rsidRPr="007F7462">
        <w:rPr>
          <w:rFonts w:ascii="Segoe UI Emoji" w:hAnsi="Segoe UI Emoji" w:cs="Segoe UI Emoji"/>
        </w:rPr>
        <w:t>✅</w:t>
      </w:r>
      <w:r w:rsidRPr="007F7462">
        <w:t xml:space="preserve"> CORS configurado para solo dominios autorizados</w:t>
      </w:r>
    </w:p>
    <w:p w14:paraId="42F861E3" w14:textId="77777777" w:rsidR="007F7462" w:rsidRPr="007F7462" w:rsidRDefault="007F7462" w:rsidP="007F7462">
      <w:pPr>
        <w:numPr>
          <w:ilvl w:val="0"/>
          <w:numId w:val="51"/>
        </w:numPr>
      </w:pPr>
      <w:r w:rsidRPr="007F7462">
        <w:rPr>
          <w:rFonts w:ascii="Segoe UI Emoji" w:hAnsi="Segoe UI Emoji" w:cs="Segoe UI Emoji"/>
        </w:rPr>
        <w:t>✅</w:t>
      </w:r>
      <w:r w:rsidRPr="007F7462">
        <w:t xml:space="preserve"> </w:t>
      </w:r>
      <w:proofErr w:type="spellStart"/>
      <w:r w:rsidRPr="007F7462">
        <w:t>Secrets</w:t>
      </w:r>
      <w:proofErr w:type="spellEnd"/>
      <w:r w:rsidRPr="007F7462">
        <w:t xml:space="preserve"> en Secret Manager (no en código)</w:t>
      </w:r>
    </w:p>
    <w:p w14:paraId="4DD00BDE" w14:textId="77777777" w:rsidR="007F7462" w:rsidRPr="007F7462" w:rsidRDefault="007F7462" w:rsidP="007F7462">
      <w:pPr>
        <w:numPr>
          <w:ilvl w:val="0"/>
          <w:numId w:val="51"/>
        </w:numPr>
      </w:pPr>
      <w:r w:rsidRPr="007F7462">
        <w:rPr>
          <w:rFonts w:ascii="Segoe UI Emoji" w:hAnsi="Segoe UI Emoji" w:cs="Segoe UI Emoji"/>
        </w:rPr>
        <w:t>✅</w:t>
      </w:r>
      <w:r w:rsidRPr="007F7462">
        <w:t xml:space="preserve"> CI/CD pipeline funcional con </w:t>
      </w:r>
      <w:proofErr w:type="spellStart"/>
      <w:r w:rsidRPr="007F7462">
        <w:t>rollback</w:t>
      </w:r>
      <w:proofErr w:type="spellEnd"/>
    </w:p>
    <w:p w14:paraId="41642BA6" w14:textId="77777777" w:rsidR="007F7462" w:rsidRPr="007F7462" w:rsidRDefault="007F7462" w:rsidP="007F7462">
      <w:pPr>
        <w:rPr>
          <w:b/>
          <w:bCs/>
        </w:rPr>
      </w:pPr>
      <w:r w:rsidRPr="007F7462">
        <w:rPr>
          <w:b/>
          <w:bCs/>
        </w:rPr>
        <w:t>Post-</w:t>
      </w:r>
      <w:proofErr w:type="spellStart"/>
      <w:r w:rsidRPr="007F7462">
        <w:rPr>
          <w:b/>
          <w:bCs/>
        </w:rPr>
        <w:t>Launch</w:t>
      </w:r>
      <w:proofErr w:type="spellEnd"/>
      <w:r w:rsidRPr="007F7462">
        <w:rPr>
          <w:b/>
          <w:bCs/>
        </w:rPr>
        <w:t xml:space="preserve"> (Monitor </w:t>
      </w:r>
      <w:proofErr w:type="spellStart"/>
      <w:r w:rsidRPr="007F7462">
        <w:rPr>
          <w:b/>
          <w:bCs/>
        </w:rPr>
        <w:t>Continuously</w:t>
      </w:r>
      <w:proofErr w:type="spellEnd"/>
      <w:r w:rsidRPr="007F7462">
        <w:rPr>
          <w:b/>
          <w:bCs/>
        </w:rPr>
        <w:t>)</w:t>
      </w:r>
    </w:p>
    <w:p w14:paraId="3AEB5DA4" w14:textId="77777777" w:rsidR="007F7462" w:rsidRPr="007F7462" w:rsidRDefault="007F7462" w:rsidP="007F7462">
      <w:pPr>
        <w:numPr>
          <w:ilvl w:val="0"/>
          <w:numId w:val="52"/>
        </w:numPr>
      </w:pPr>
      <w:r w:rsidRPr="007F7462">
        <w:rPr>
          <w:rFonts w:ascii="Segoe UI Emoji" w:hAnsi="Segoe UI Emoji" w:cs="Segoe UI Emoji"/>
        </w:rPr>
        <w:t>📊</w:t>
      </w:r>
      <w:r w:rsidRPr="007F7462">
        <w:t xml:space="preserve"> </w:t>
      </w:r>
      <w:proofErr w:type="spellStart"/>
      <w:r w:rsidRPr="007F7462">
        <w:t>Uptime</w:t>
      </w:r>
      <w:proofErr w:type="spellEnd"/>
      <w:r w:rsidRPr="007F7462">
        <w:t xml:space="preserve"> &gt;99.5%</w:t>
      </w:r>
    </w:p>
    <w:p w14:paraId="72742A5A" w14:textId="77777777" w:rsidR="007F7462" w:rsidRPr="007F7462" w:rsidRDefault="007F7462" w:rsidP="007F7462">
      <w:pPr>
        <w:numPr>
          <w:ilvl w:val="0"/>
          <w:numId w:val="52"/>
        </w:numPr>
      </w:pPr>
      <w:r w:rsidRPr="007F7462">
        <w:rPr>
          <w:rFonts w:ascii="Segoe UI Emoji" w:hAnsi="Segoe UI Emoji" w:cs="Segoe UI Emoji"/>
        </w:rPr>
        <w:t>📊</w:t>
      </w:r>
      <w:r w:rsidRPr="007F7462">
        <w:t xml:space="preserve"> P95 </w:t>
      </w:r>
      <w:proofErr w:type="spellStart"/>
      <w:r w:rsidRPr="007F7462">
        <w:t>latency</w:t>
      </w:r>
      <w:proofErr w:type="spellEnd"/>
      <w:r w:rsidRPr="007F7462">
        <w:t xml:space="preserve"> &lt;1s para </w:t>
      </w:r>
      <w:proofErr w:type="spellStart"/>
      <w:r w:rsidRPr="007F7462">
        <w:t>endpoints</w:t>
      </w:r>
      <w:proofErr w:type="spellEnd"/>
      <w:r w:rsidRPr="007F7462">
        <w:t xml:space="preserve"> críticos</w:t>
      </w:r>
    </w:p>
    <w:p w14:paraId="6D89AD5D" w14:textId="77777777" w:rsidR="007F7462" w:rsidRPr="007F7462" w:rsidRDefault="007F7462" w:rsidP="007F7462">
      <w:pPr>
        <w:numPr>
          <w:ilvl w:val="0"/>
          <w:numId w:val="52"/>
        </w:numPr>
      </w:pPr>
      <w:r w:rsidRPr="007F7462">
        <w:rPr>
          <w:rFonts w:ascii="Segoe UI Emoji" w:hAnsi="Segoe UI Emoji" w:cs="Segoe UI Emoji"/>
        </w:rPr>
        <w:t>📊</w:t>
      </w:r>
      <w:r w:rsidRPr="007F7462">
        <w:t xml:space="preserve"> Error </w:t>
      </w:r>
      <w:proofErr w:type="spellStart"/>
      <w:r w:rsidRPr="007F7462">
        <w:t>rate</w:t>
      </w:r>
      <w:proofErr w:type="spellEnd"/>
      <w:r w:rsidRPr="007F7462">
        <w:t xml:space="preserve"> &lt;0.5%</w:t>
      </w:r>
    </w:p>
    <w:p w14:paraId="55CCAD90" w14:textId="77777777" w:rsidR="007F7462" w:rsidRPr="007F7462" w:rsidRDefault="007F7462" w:rsidP="007F7462">
      <w:pPr>
        <w:numPr>
          <w:ilvl w:val="0"/>
          <w:numId w:val="52"/>
        </w:numPr>
      </w:pPr>
      <w:r w:rsidRPr="007F7462">
        <w:rPr>
          <w:rFonts w:ascii="Segoe UI Emoji" w:hAnsi="Segoe UI Emoji" w:cs="Segoe UI Emoji"/>
        </w:rPr>
        <w:t>📊</w:t>
      </w:r>
      <w:r w:rsidRPr="007F7462">
        <w:t xml:space="preserve"> Tasa de conversión de pagos &gt;90%</w:t>
      </w:r>
    </w:p>
    <w:p w14:paraId="282B52FE" w14:textId="77777777" w:rsidR="007F7462" w:rsidRPr="007F7462" w:rsidRDefault="007F7462" w:rsidP="007F7462">
      <w:pPr>
        <w:numPr>
          <w:ilvl w:val="0"/>
          <w:numId w:val="52"/>
        </w:numPr>
      </w:pPr>
      <w:r w:rsidRPr="007F7462">
        <w:rPr>
          <w:rFonts w:ascii="Segoe UI Emoji" w:hAnsi="Segoe UI Emoji" w:cs="Segoe UI Emoji"/>
        </w:rPr>
        <w:lastRenderedPageBreak/>
        <w:t>📊</w:t>
      </w:r>
      <w:r w:rsidRPr="007F7462">
        <w:t xml:space="preserve"> Tiempo promedio de procesamiento &lt;24h</w:t>
      </w:r>
    </w:p>
    <w:p w14:paraId="211BA069" w14:textId="77777777" w:rsidR="007F7462" w:rsidRPr="007F7462" w:rsidRDefault="00000000" w:rsidP="007F7462">
      <w:r>
        <w:pict w14:anchorId="5A5C2C30">
          <v:rect id="_x0000_i1036" style="width:0;height:1.5pt" o:hralign="center" o:hrstd="t" o:hr="t" fillcolor="#a0a0a0" stroked="f"/>
        </w:pict>
      </w:r>
    </w:p>
    <w:p w14:paraId="3BE59038" w14:textId="77777777" w:rsidR="007F7462" w:rsidRPr="007F7462" w:rsidRDefault="007F7462" w:rsidP="007F7462">
      <w:pPr>
        <w:rPr>
          <w:b/>
          <w:bCs/>
        </w:rPr>
      </w:pPr>
      <w:r w:rsidRPr="007F7462">
        <w:rPr>
          <w:b/>
          <w:bCs/>
        </w:rPr>
        <w:t>Conclusión</w:t>
      </w:r>
    </w:p>
    <w:p w14:paraId="70DA9765" w14:textId="77777777" w:rsidR="007F7462" w:rsidRPr="007F7462" w:rsidRDefault="007F7462" w:rsidP="007F7462">
      <w:r w:rsidRPr="007F7462">
        <w:rPr>
          <w:b/>
          <w:bCs/>
        </w:rPr>
        <w:t>Estado Actual</w:t>
      </w:r>
      <w:r w:rsidRPr="007F7462">
        <w:t>: MVP funcional pero </w:t>
      </w:r>
      <w:r w:rsidRPr="007F7462">
        <w:rPr>
          <w:b/>
          <w:bCs/>
        </w:rPr>
        <w:t>NO listo para producción</w:t>
      </w:r>
      <w:r w:rsidRPr="007F7462">
        <w:t>.</w:t>
      </w:r>
    </w:p>
    <w:p w14:paraId="0CEF02D8" w14:textId="77777777" w:rsidR="007F7462" w:rsidRPr="007F7462" w:rsidRDefault="007F7462" w:rsidP="007F7462">
      <w:r w:rsidRPr="007F7462">
        <w:rPr>
          <w:b/>
          <w:bCs/>
        </w:rPr>
        <w:t>Riesgo Principal</w:t>
      </w:r>
      <w:r w:rsidRPr="007F7462">
        <w:t>: Seguridad (</w:t>
      </w:r>
      <w:proofErr w:type="spellStart"/>
      <w:r w:rsidRPr="007F7462">
        <w:t>secrets</w:t>
      </w:r>
      <w:proofErr w:type="spellEnd"/>
      <w:r w:rsidRPr="007F7462">
        <w:t xml:space="preserve"> expuestos, CORS abierto, sin validación).</w:t>
      </w:r>
    </w:p>
    <w:p w14:paraId="484CC367" w14:textId="77777777" w:rsidR="007F7462" w:rsidRPr="007F7462" w:rsidRDefault="007F7462" w:rsidP="007F7462">
      <w:r w:rsidRPr="007F7462">
        <w:rPr>
          <w:b/>
          <w:bCs/>
        </w:rPr>
        <w:t>Esfuerzo Mínimo para Producción</w:t>
      </w:r>
      <w:r w:rsidRPr="007F7462">
        <w:t>: ~7 días (tareas críticas).</w:t>
      </w:r>
    </w:p>
    <w:p w14:paraId="770B45F6" w14:textId="54E76BDE" w:rsidR="00EB56BB" w:rsidRDefault="007F7462">
      <w:r w:rsidRPr="007F7462">
        <w:rPr>
          <w:b/>
          <w:bCs/>
        </w:rPr>
        <w:t>Recomendación</w:t>
      </w:r>
      <w:r w:rsidRPr="007F7462">
        <w:t>: Implementar Sprint 1-3 antes de lanzamiento públic</w:t>
      </w:r>
      <w:r>
        <w:t>o.</w:t>
      </w:r>
    </w:p>
    <w:sectPr w:rsidR="00EB56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3324"/>
    <w:multiLevelType w:val="multilevel"/>
    <w:tmpl w:val="2D80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955D0"/>
    <w:multiLevelType w:val="multilevel"/>
    <w:tmpl w:val="9910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91946"/>
    <w:multiLevelType w:val="multilevel"/>
    <w:tmpl w:val="7A44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E49C4"/>
    <w:multiLevelType w:val="multilevel"/>
    <w:tmpl w:val="36AE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C2B52"/>
    <w:multiLevelType w:val="multilevel"/>
    <w:tmpl w:val="65B2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961AE"/>
    <w:multiLevelType w:val="multilevel"/>
    <w:tmpl w:val="1D3E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25CA6"/>
    <w:multiLevelType w:val="multilevel"/>
    <w:tmpl w:val="5190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C53C5"/>
    <w:multiLevelType w:val="multilevel"/>
    <w:tmpl w:val="C4CC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0E0B23"/>
    <w:multiLevelType w:val="multilevel"/>
    <w:tmpl w:val="023C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A25428"/>
    <w:multiLevelType w:val="multilevel"/>
    <w:tmpl w:val="74AC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6F7318"/>
    <w:multiLevelType w:val="multilevel"/>
    <w:tmpl w:val="578C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21125B"/>
    <w:multiLevelType w:val="multilevel"/>
    <w:tmpl w:val="BBBA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175D19"/>
    <w:multiLevelType w:val="multilevel"/>
    <w:tmpl w:val="ACBC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25172B"/>
    <w:multiLevelType w:val="multilevel"/>
    <w:tmpl w:val="116E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0A3895"/>
    <w:multiLevelType w:val="multilevel"/>
    <w:tmpl w:val="D376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1C1019"/>
    <w:multiLevelType w:val="multilevel"/>
    <w:tmpl w:val="9FC0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C85D6C"/>
    <w:multiLevelType w:val="multilevel"/>
    <w:tmpl w:val="5FDC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DA0820"/>
    <w:multiLevelType w:val="multilevel"/>
    <w:tmpl w:val="AE0A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886B2C"/>
    <w:multiLevelType w:val="multilevel"/>
    <w:tmpl w:val="7FBA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8A42B9"/>
    <w:multiLevelType w:val="multilevel"/>
    <w:tmpl w:val="CDE8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DB4971"/>
    <w:multiLevelType w:val="multilevel"/>
    <w:tmpl w:val="8D24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84054D"/>
    <w:multiLevelType w:val="multilevel"/>
    <w:tmpl w:val="FAFA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8054BD"/>
    <w:multiLevelType w:val="multilevel"/>
    <w:tmpl w:val="222A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AE4419"/>
    <w:multiLevelType w:val="multilevel"/>
    <w:tmpl w:val="7E0A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CF1DBD"/>
    <w:multiLevelType w:val="multilevel"/>
    <w:tmpl w:val="1F4C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8034BB"/>
    <w:multiLevelType w:val="multilevel"/>
    <w:tmpl w:val="5B2E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D33247"/>
    <w:multiLevelType w:val="multilevel"/>
    <w:tmpl w:val="FC64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F003B6"/>
    <w:multiLevelType w:val="multilevel"/>
    <w:tmpl w:val="28D2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3561AA"/>
    <w:multiLevelType w:val="multilevel"/>
    <w:tmpl w:val="1ED6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5E667C"/>
    <w:multiLevelType w:val="multilevel"/>
    <w:tmpl w:val="DC06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EB2343"/>
    <w:multiLevelType w:val="multilevel"/>
    <w:tmpl w:val="041E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1E28C0"/>
    <w:multiLevelType w:val="multilevel"/>
    <w:tmpl w:val="1428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B379C8"/>
    <w:multiLevelType w:val="multilevel"/>
    <w:tmpl w:val="7A76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535D96"/>
    <w:multiLevelType w:val="multilevel"/>
    <w:tmpl w:val="32C2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0323C3"/>
    <w:multiLevelType w:val="multilevel"/>
    <w:tmpl w:val="714A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9B5D83"/>
    <w:multiLevelType w:val="multilevel"/>
    <w:tmpl w:val="8F62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BB4631"/>
    <w:multiLevelType w:val="multilevel"/>
    <w:tmpl w:val="3386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596597"/>
    <w:multiLevelType w:val="multilevel"/>
    <w:tmpl w:val="375C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715343"/>
    <w:multiLevelType w:val="multilevel"/>
    <w:tmpl w:val="CB0C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B24C0A"/>
    <w:multiLevelType w:val="multilevel"/>
    <w:tmpl w:val="A7A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AD678D"/>
    <w:multiLevelType w:val="multilevel"/>
    <w:tmpl w:val="9652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112FBA"/>
    <w:multiLevelType w:val="multilevel"/>
    <w:tmpl w:val="71EE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1717C1"/>
    <w:multiLevelType w:val="multilevel"/>
    <w:tmpl w:val="09D2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1A741F"/>
    <w:multiLevelType w:val="multilevel"/>
    <w:tmpl w:val="4AF4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B0672A"/>
    <w:multiLevelType w:val="multilevel"/>
    <w:tmpl w:val="E7EC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C3553C"/>
    <w:multiLevelType w:val="multilevel"/>
    <w:tmpl w:val="6B80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E761B9"/>
    <w:multiLevelType w:val="multilevel"/>
    <w:tmpl w:val="6936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9F717E"/>
    <w:multiLevelType w:val="multilevel"/>
    <w:tmpl w:val="9834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A851CF"/>
    <w:multiLevelType w:val="multilevel"/>
    <w:tmpl w:val="8236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1D557D"/>
    <w:multiLevelType w:val="multilevel"/>
    <w:tmpl w:val="C0B2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D255DC"/>
    <w:multiLevelType w:val="multilevel"/>
    <w:tmpl w:val="1F1E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EC1267"/>
    <w:multiLevelType w:val="multilevel"/>
    <w:tmpl w:val="3FD6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686884">
    <w:abstractNumId w:val="41"/>
  </w:num>
  <w:num w:numId="2" w16cid:durableId="1164667810">
    <w:abstractNumId w:val="21"/>
  </w:num>
  <w:num w:numId="3" w16cid:durableId="1811285236">
    <w:abstractNumId w:val="2"/>
  </w:num>
  <w:num w:numId="4" w16cid:durableId="1305161348">
    <w:abstractNumId w:val="16"/>
  </w:num>
  <w:num w:numId="5" w16cid:durableId="678964896">
    <w:abstractNumId w:val="25"/>
  </w:num>
  <w:num w:numId="6" w16cid:durableId="1462728246">
    <w:abstractNumId w:val="42"/>
  </w:num>
  <w:num w:numId="7" w16cid:durableId="1314409859">
    <w:abstractNumId w:val="23"/>
  </w:num>
  <w:num w:numId="8" w16cid:durableId="1731463900">
    <w:abstractNumId w:val="34"/>
  </w:num>
  <w:num w:numId="9" w16cid:durableId="2132046775">
    <w:abstractNumId w:val="36"/>
  </w:num>
  <w:num w:numId="10" w16cid:durableId="101849447">
    <w:abstractNumId w:val="9"/>
  </w:num>
  <w:num w:numId="11" w16cid:durableId="1545285643">
    <w:abstractNumId w:val="27"/>
  </w:num>
  <w:num w:numId="12" w16cid:durableId="1594820628">
    <w:abstractNumId w:val="38"/>
  </w:num>
  <w:num w:numId="13" w16cid:durableId="395399012">
    <w:abstractNumId w:val="5"/>
  </w:num>
  <w:num w:numId="14" w16cid:durableId="1249660225">
    <w:abstractNumId w:val="44"/>
  </w:num>
  <w:num w:numId="15" w16cid:durableId="1675455454">
    <w:abstractNumId w:val="43"/>
  </w:num>
  <w:num w:numId="16" w16cid:durableId="10304917">
    <w:abstractNumId w:val="47"/>
  </w:num>
  <w:num w:numId="17" w16cid:durableId="1559511562">
    <w:abstractNumId w:val="20"/>
  </w:num>
  <w:num w:numId="18" w16cid:durableId="1811288615">
    <w:abstractNumId w:val="17"/>
  </w:num>
  <w:num w:numId="19" w16cid:durableId="716703485">
    <w:abstractNumId w:val="7"/>
  </w:num>
  <w:num w:numId="20" w16cid:durableId="1800682097">
    <w:abstractNumId w:val="19"/>
  </w:num>
  <w:num w:numId="21" w16cid:durableId="1574201562">
    <w:abstractNumId w:val="24"/>
  </w:num>
  <w:num w:numId="22" w16cid:durableId="672487915">
    <w:abstractNumId w:val="32"/>
  </w:num>
  <w:num w:numId="23" w16cid:durableId="586578458">
    <w:abstractNumId w:val="37"/>
  </w:num>
  <w:num w:numId="24" w16cid:durableId="1927956034">
    <w:abstractNumId w:val="11"/>
  </w:num>
  <w:num w:numId="25" w16cid:durableId="897476989">
    <w:abstractNumId w:val="1"/>
  </w:num>
  <w:num w:numId="26" w16cid:durableId="781340416">
    <w:abstractNumId w:val="14"/>
  </w:num>
  <w:num w:numId="27" w16cid:durableId="605772505">
    <w:abstractNumId w:val="39"/>
  </w:num>
  <w:num w:numId="28" w16cid:durableId="1882594332">
    <w:abstractNumId w:val="8"/>
  </w:num>
  <w:num w:numId="29" w16cid:durableId="1422263889">
    <w:abstractNumId w:val="6"/>
  </w:num>
  <w:num w:numId="30" w16cid:durableId="1665737447">
    <w:abstractNumId w:val="0"/>
  </w:num>
  <w:num w:numId="31" w16cid:durableId="765343825">
    <w:abstractNumId w:val="15"/>
  </w:num>
  <w:num w:numId="32" w16cid:durableId="1482230287">
    <w:abstractNumId w:val="22"/>
  </w:num>
  <w:num w:numId="33" w16cid:durableId="1155026047">
    <w:abstractNumId w:val="10"/>
  </w:num>
  <w:num w:numId="34" w16cid:durableId="311105279">
    <w:abstractNumId w:val="46"/>
  </w:num>
  <w:num w:numId="35" w16cid:durableId="398792322">
    <w:abstractNumId w:val="50"/>
  </w:num>
  <w:num w:numId="36" w16cid:durableId="913122161">
    <w:abstractNumId w:val="13"/>
  </w:num>
  <w:num w:numId="37" w16cid:durableId="30541483">
    <w:abstractNumId w:val="40"/>
  </w:num>
  <w:num w:numId="38" w16cid:durableId="160897332">
    <w:abstractNumId w:val="4"/>
  </w:num>
  <w:num w:numId="39" w16cid:durableId="103961757">
    <w:abstractNumId w:val="12"/>
  </w:num>
  <w:num w:numId="40" w16cid:durableId="558782518">
    <w:abstractNumId w:val="26"/>
  </w:num>
  <w:num w:numId="41" w16cid:durableId="2136605181">
    <w:abstractNumId w:val="35"/>
  </w:num>
  <w:num w:numId="42" w16cid:durableId="1035815913">
    <w:abstractNumId w:val="48"/>
  </w:num>
  <w:num w:numId="43" w16cid:durableId="300234048">
    <w:abstractNumId w:val="49"/>
  </w:num>
  <w:num w:numId="44" w16cid:durableId="2043094610">
    <w:abstractNumId w:val="3"/>
  </w:num>
  <w:num w:numId="45" w16cid:durableId="1893349360">
    <w:abstractNumId w:val="33"/>
  </w:num>
  <w:num w:numId="46" w16cid:durableId="449083171">
    <w:abstractNumId w:val="30"/>
  </w:num>
  <w:num w:numId="47" w16cid:durableId="593172525">
    <w:abstractNumId w:val="28"/>
  </w:num>
  <w:num w:numId="48" w16cid:durableId="1686325032">
    <w:abstractNumId w:val="18"/>
  </w:num>
  <w:num w:numId="49" w16cid:durableId="1654287729">
    <w:abstractNumId w:val="51"/>
  </w:num>
  <w:num w:numId="50" w16cid:durableId="1822698316">
    <w:abstractNumId w:val="31"/>
  </w:num>
  <w:num w:numId="51" w16cid:durableId="426733554">
    <w:abstractNumId w:val="29"/>
  </w:num>
  <w:num w:numId="52" w16cid:durableId="781727180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63F"/>
    <w:rsid w:val="00146ECF"/>
    <w:rsid w:val="00231FE6"/>
    <w:rsid w:val="00284730"/>
    <w:rsid w:val="003F2C0C"/>
    <w:rsid w:val="005D2C20"/>
    <w:rsid w:val="0065663F"/>
    <w:rsid w:val="0079019B"/>
    <w:rsid w:val="007F7462"/>
    <w:rsid w:val="0085420E"/>
    <w:rsid w:val="008C15E2"/>
    <w:rsid w:val="00BA69EE"/>
    <w:rsid w:val="00D20463"/>
    <w:rsid w:val="00EB5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BB8C4"/>
  <w15:chartTrackingRefBased/>
  <w15:docId w15:val="{8B7276A9-9849-4CEE-B16E-BED24C201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6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6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6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6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6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6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6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6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6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6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6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6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66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66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66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66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66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66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6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6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6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6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6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66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66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66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6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66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663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F746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F74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13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12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17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11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15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10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14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32</Pages>
  <Words>4666</Words>
  <Characters>25664</Characters>
  <Application>Microsoft Office Word</Application>
  <DocSecurity>0</DocSecurity>
  <Lines>213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CARMONA VAHOS</dc:creator>
  <cp:keywords/>
  <dc:description/>
  <cp:lastModifiedBy>ALEJANDRO CARMONA VAHOS</cp:lastModifiedBy>
  <cp:revision>7</cp:revision>
  <dcterms:created xsi:type="dcterms:W3CDTF">2026-01-31T15:55:00Z</dcterms:created>
  <dcterms:modified xsi:type="dcterms:W3CDTF">2026-02-02T11:33:00Z</dcterms:modified>
</cp:coreProperties>
</file>